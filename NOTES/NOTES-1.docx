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A21A3" w14:textId="77777777" w:rsidR="00AA1076" w:rsidRPr="009A2BDD" w:rsidRDefault="00AA1076" w:rsidP="009A2BDD">
      <w:pPr>
        <w:pStyle w:val="NoSpacing"/>
        <w:jc w:val="center"/>
        <w:rPr>
          <w:b/>
          <w:sz w:val="32"/>
        </w:rPr>
      </w:pPr>
      <w:r w:rsidRPr="009A2BDD">
        <w:rPr>
          <w:b/>
          <w:sz w:val="32"/>
        </w:rPr>
        <w:t>Computer Network</w:t>
      </w:r>
      <w:r w:rsidR="009A2BDD">
        <w:rPr>
          <w:b/>
          <w:sz w:val="32"/>
        </w:rPr>
        <w:t xml:space="preserve"> Notes</w:t>
      </w:r>
    </w:p>
    <w:p w14:paraId="73993F41" w14:textId="77777777" w:rsidR="00B3649A" w:rsidRPr="009A2BDD" w:rsidRDefault="00B3649A" w:rsidP="009A2BDD">
      <w:pPr>
        <w:pStyle w:val="NoSpacing"/>
        <w:jc w:val="center"/>
        <w:rPr>
          <w:b/>
          <w:sz w:val="32"/>
        </w:rPr>
      </w:pPr>
      <w:r w:rsidRPr="009A2BDD">
        <w:rPr>
          <w:b/>
          <w:sz w:val="32"/>
        </w:rPr>
        <w:t>CST-102</w:t>
      </w:r>
    </w:p>
    <w:p w14:paraId="591CA709" w14:textId="77777777" w:rsidR="009A2BDD" w:rsidRPr="009A2BDD" w:rsidRDefault="009A2BDD" w:rsidP="009A2BDD">
      <w:pPr>
        <w:pStyle w:val="NoSpacing"/>
        <w:jc w:val="center"/>
        <w:rPr>
          <w:b/>
          <w:sz w:val="32"/>
        </w:rPr>
      </w:pPr>
      <w:r w:rsidRPr="009A2BDD">
        <w:rPr>
          <w:b/>
          <w:sz w:val="32"/>
        </w:rPr>
        <w:t xml:space="preserve">By </w:t>
      </w:r>
      <w:proofErr w:type="spellStart"/>
      <w:r w:rsidRPr="009A2BDD">
        <w:rPr>
          <w:b/>
          <w:sz w:val="32"/>
        </w:rPr>
        <w:t>Dr.</w:t>
      </w:r>
      <w:proofErr w:type="spellEnd"/>
      <w:r w:rsidRPr="009A2BDD">
        <w:rPr>
          <w:b/>
          <w:sz w:val="32"/>
        </w:rPr>
        <w:t xml:space="preserve"> </w:t>
      </w:r>
      <w:proofErr w:type="spellStart"/>
      <w:r w:rsidRPr="009A2BDD">
        <w:rPr>
          <w:b/>
          <w:sz w:val="32"/>
        </w:rPr>
        <w:t>Ramamani</w:t>
      </w:r>
      <w:proofErr w:type="spellEnd"/>
      <w:r w:rsidRPr="009A2BDD">
        <w:rPr>
          <w:b/>
          <w:sz w:val="32"/>
        </w:rPr>
        <w:t xml:space="preserve"> Tripathy</w:t>
      </w:r>
    </w:p>
    <w:p w14:paraId="3B40D904" w14:textId="77777777" w:rsidR="009A2BDD" w:rsidRDefault="009A2BDD" w:rsidP="009A2BDD">
      <w:pPr>
        <w:pStyle w:val="NoSpacing"/>
        <w:jc w:val="center"/>
        <w:rPr>
          <w:b/>
          <w:sz w:val="32"/>
        </w:rPr>
      </w:pPr>
      <w:r w:rsidRPr="009A2BDD">
        <w:rPr>
          <w:b/>
          <w:sz w:val="32"/>
        </w:rPr>
        <w:t xml:space="preserve">Associate Professor (CSE, </w:t>
      </w:r>
      <w:proofErr w:type="spellStart"/>
      <w:r w:rsidRPr="009A2BDD">
        <w:rPr>
          <w:b/>
          <w:sz w:val="32"/>
        </w:rPr>
        <w:t>Chitkara</w:t>
      </w:r>
      <w:proofErr w:type="spellEnd"/>
      <w:r w:rsidRPr="009A2BDD">
        <w:rPr>
          <w:b/>
          <w:sz w:val="32"/>
        </w:rPr>
        <w:t xml:space="preserve"> University)</w:t>
      </w:r>
    </w:p>
    <w:p w14:paraId="41D232A3" w14:textId="77777777" w:rsidR="009A2BDD" w:rsidRPr="009A2BDD" w:rsidRDefault="009A2BDD" w:rsidP="009A2BDD">
      <w:pPr>
        <w:pStyle w:val="NoSpacing"/>
        <w:jc w:val="center"/>
        <w:rPr>
          <w:b/>
          <w:sz w:val="32"/>
        </w:rPr>
      </w:pPr>
    </w:p>
    <w:p w14:paraId="37ED7C4B" w14:textId="77777777" w:rsidR="00AA1076" w:rsidRPr="00AA1076" w:rsidRDefault="00AA1076" w:rsidP="00AA1076">
      <w:pPr>
        <w:rPr>
          <w:rFonts w:ascii="Times New Roman" w:hAnsi="Times New Roman" w:cs="Times New Roman"/>
          <w:sz w:val="32"/>
          <w:szCs w:val="32"/>
        </w:rPr>
      </w:pPr>
      <w:r>
        <w:rPr>
          <w:rFonts w:ascii="Muli" w:hAnsi="Muli"/>
          <w:color w:val="0A0A0A"/>
          <w:sz w:val="27"/>
          <w:szCs w:val="27"/>
          <w:shd w:val="clear" w:color="auto" w:fill="FFFFFF"/>
        </w:rPr>
        <w:t xml:space="preserve">Q. </w:t>
      </w:r>
      <w:r w:rsidRPr="00AA1076">
        <w:rPr>
          <w:rFonts w:ascii="Muli" w:hAnsi="Muli"/>
          <w:color w:val="0A0A0A"/>
          <w:sz w:val="27"/>
          <w:szCs w:val="27"/>
          <w:shd w:val="clear" w:color="auto" w:fill="FFFFFF"/>
        </w:rPr>
        <w:t>What is Computer Network?</w:t>
      </w:r>
    </w:p>
    <w:p w14:paraId="2CC6245C" w14:textId="77777777" w:rsidR="00AA1076" w:rsidRDefault="00AA1076"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A </w:t>
      </w:r>
      <w:r>
        <w:rPr>
          <w:rStyle w:val="Strong"/>
          <w:rFonts w:ascii="Muli" w:hAnsi="Muli"/>
          <w:color w:val="0A0A0A"/>
          <w:sz w:val="27"/>
          <w:szCs w:val="27"/>
          <w:bdr w:val="none" w:sz="0" w:space="0" w:color="auto" w:frame="1"/>
          <w:shd w:val="clear" w:color="auto" w:fill="FFFFFF"/>
        </w:rPr>
        <w:t>computer network</w:t>
      </w:r>
      <w:r>
        <w:rPr>
          <w:rFonts w:ascii="Muli" w:hAnsi="Muli"/>
          <w:color w:val="0A0A0A"/>
          <w:sz w:val="27"/>
          <w:szCs w:val="27"/>
          <w:shd w:val="clear" w:color="auto" w:fill="FFFFFF"/>
        </w:rPr>
        <w:t> is a </w:t>
      </w:r>
      <w:r>
        <w:rPr>
          <w:rStyle w:val="Strong"/>
          <w:rFonts w:ascii="Muli" w:hAnsi="Muli"/>
          <w:color w:val="0A0A0A"/>
          <w:sz w:val="27"/>
          <w:szCs w:val="27"/>
          <w:bdr w:val="none" w:sz="0" w:space="0" w:color="auto" w:frame="1"/>
          <w:shd w:val="clear" w:color="auto" w:fill="FFFFFF"/>
        </w:rPr>
        <w:t>digital telecommunications network</w:t>
      </w:r>
      <w:r>
        <w:rPr>
          <w:rFonts w:ascii="Muli" w:hAnsi="Muli"/>
          <w:color w:val="0A0A0A"/>
          <w:sz w:val="27"/>
          <w:szCs w:val="27"/>
          <w:shd w:val="clear" w:color="auto" w:fill="FFFFFF"/>
        </w:rPr>
        <w:t> which allows nodes to share resources. In computer networks, computing devices exchange data with each other using connections (data links) between nodes. These data links are established over cable media such as wires or optic cables, or wireless media such as Wi-Fi.</w:t>
      </w:r>
    </w:p>
    <w:p w14:paraId="486DB277" w14:textId="77777777" w:rsidR="00AA1076" w:rsidRDefault="00AA1076"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Other Definition</w:t>
      </w:r>
    </w:p>
    <w:p w14:paraId="33645F4A" w14:textId="77777777" w:rsidR="00AA1076" w:rsidRDefault="00AA1076"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A </w:t>
      </w:r>
      <w:r>
        <w:rPr>
          <w:rStyle w:val="Strong"/>
          <w:rFonts w:ascii="Muli" w:hAnsi="Muli"/>
          <w:color w:val="0A0A0A"/>
          <w:sz w:val="27"/>
          <w:szCs w:val="27"/>
          <w:bdr w:val="none" w:sz="0" w:space="0" w:color="auto" w:frame="1"/>
          <w:shd w:val="clear" w:color="auto" w:fill="FFFFFF"/>
        </w:rPr>
        <w:t>computer network is</w:t>
      </w:r>
      <w:r>
        <w:rPr>
          <w:rFonts w:ascii="Muli" w:hAnsi="Muli"/>
          <w:color w:val="0A0A0A"/>
          <w:sz w:val="27"/>
          <w:szCs w:val="27"/>
          <w:shd w:val="clear" w:color="auto" w:fill="FFFFFF"/>
        </w:rPr>
        <w:t> a set of devices (often referred to as nodes) connected by communication links. A node can be a computer, printer, or any other device capable of sending or receiving data from the other node/device through the network.</w:t>
      </w:r>
    </w:p>
    <w:p w14:paraId="2CA86E7A" w14:textId="77777777" w:rsidR="000D3FD9" w:rsidRDefault="000D3FD9" w:rsidP="00AA1076">
      <w:pPr>
        <w:jc w:val="both"/>
        <w:rPr>
          <w:rFonts w:ascii="Muli" w:hAnsi="Muli"/>
          <w:color w:val="0A0A0A"/>
          <w:sz w:val="27"/>
          <w:szCs w:val="27"/>
          <w:shd w:val="clear" w:color="auto" w:fill="FFFFFF"/>
        </w:rPr>
      </w:pPr>
      <w:r>
        <w:rPr>
          <w:rFonts w:ascii="Muli" w:hAnsi="Muli"/>
          <w:color w:val="0A0A0A"/>
          <w:sz w:val="27"/>
          <w:szCs w:val="27"/>
          <w:shd w:val="clear" w:color="auto" w:fill="FFFFFF"/>
        </w:rPr>
        <w:t>Characteristics of computer network</w:t>
      </w:r>
    </w:p>
    <w:p w14:paraId="54A31AEE"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1. Reliable</w:t>
      </w:r>
    </w:p>
    <w:p w14:paraId="104D09C9"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Computer networks are very reliable tools, and by using this, users can easily interconnect the devices. Even if they need to print, check the mails, attend the meeting, and access data from another computer, their networking experience stays stable. There are only a few chances that any error or problem can occur. But mostly, these networking systems allow for getting a smooth and stable network connectivity experience.</w:t>
      </w:r>
    </w:p>
    <w:p w14:paraId="767D1804"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2. Flow of Data</w:t>
      </w:r>
    </w:p>
    <w:p w14:paraId="380F53E7"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It enables the flow of data from one computing device to another, making it a crucial feature of a computer network. With the help of computer networking, users can get access to transmit the data such as files, documents, and other types of information. These two devices allow each other to share the data without any stoppage.</w:t>
      </w:r>
    </w:p>
    <w:p w14:paraId="3F12A7E6"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3. High Performance</w:t>
      </w:r>
    </w:p>
    <w:p w14:paraId="49BFFA5F"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 xml:space="preserve">The performance of the networking can be </w:t>
      </w:r>
      <w:proofErr w:type="spellStart"/>
      <w:r w:rsidRPr="000D3FD9">
        <w:rPr>
          <w:rFonts w:ascii="Times New Roman" w:eastAsia="Times New Roman" w:hAnsi="Times New Roman" w:cs="Times New Roman"/>
          <w:sz w:val="23"/>
          <w:szCs w:val="23"/>
          <w:lang w:eastAsia="en-IN"/>
        </w:rPr>
        <w:t>analyzed</w:t>
      </w:r>
      <w:proofErr w:type="spellEnd"/>
      <w:r w:rsidRPr="000D3FD9">
        <w:rPr>
          <w:rFonts w:ascii="Times New Roman" w:eastAsia="Times New Roman" w:hAnsi="Times New Roman" w:cs="Times New Roman"/>
          <w:sz w:val="23"/>
          <w:szCs w:val="23"/>
          <w:lang w:eastAsia="en-IN"/>
        </w:rPr>
        <w:t xml:space="preserve"> with the help of time taken by a command. In simple terms, it can be calculated in terms of time and response. If the response is fast and it also takes less time to transmit the data. Then it is a great way users can share their files and utilize multiple resources.</w:t>
      </w:r>
    </w:p>
    <w:p w14:paraId="64F4E3DA"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lastRenderedPageBreak/>
        <w:t>And with computer networking, users get this fast experience. Hence, computer networking also provides high performance by taking less time in sending or receiving the data.</w:t>
      </w:r>
    </w:p>
    <w:p w14:paraId="21D61E21" w14:textId="77777777" w:rsidR="000D3FD9" w:rsidRPr="000D3FD9" w:rsidRDefault="000D3FD9" w:rsidP="000D3FD9">
      <w:pPr>
        <w:spacing w:after="300" w:line="240" w:lineRule="auto"/>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4. Secure</w:t>
      </w:r>
    </w:p>
    <w:p w14:paraId="2E4E9C19"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Security is one of the significant aspects, especially in technical terms. Nowadays, most businesses are dependent on computers and access these devices using networking. Thus, if computer network technology is not robust and secure, it can allow unauthorized access to the company’s crucial data. But now, mainly computer networking tools provide the highest level of security, and they prevent any unwanted access.</w:t>
      </w:r>
    </w:p>
    <w:p w14:paraId="18C74932" w14:textId="77777777" w:rsidR="000D3FD9" w:rsidRPr="000D3FD9" w:rsidRDefault="000D3FD9" w:rsidP="00C92A56">
      <w:pPr>
        <w:spacing w:after="384"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Thus, security is another feature of a computer network that ensures there is no leakage of data. Because of this, the data sent by one node is directly reached to the second or receiving node without any data or information loss.</w:t>
      </w:r>
    </w:p>
    <w:p w14:paraId="304FBC09" w14:textId="77777777" w:rsidR="000D3FD9" w:rsidRPr="000D3FD9" w:rsidRDefault="000D3FD9" w:rsidP="00C92A56">
      <w:pPr>
        <w:spacing w:after="300" w:line="240" w:lineRule="auto"/>
        <w:jc w:val="both"/>
        <w:textAlignment w:val="baseline"/>
        <w:outlineLvl w:val="2"/>
        <w:rPr>
          <w:rFonts w:ascii="Times New Roman" w:eastAsia="Times New Roman" w:hAnsi="Times New Roman" w:cs="Times New Roman"/>
          <w:b/>
          <w:bCs/>
          <w:color w:val="3A3A3A"/>
          <w:sz w:val="27"/>
          <w:szCs w:val="27"/>
          <w:lang w:eastAsia="en-IN"/>
        </w:rPr>
      </w:pPr>
      <w:r w:rsidRPr="000D3FD9">
        <w:rPr>
          <w:rFonts w:ascii="Times New Roman" w:eastAsia="Times New Roman" w:hAnsi="Times New Roman" w:cs="Times New Roman"/>
          <w:b/>
          <w:bCs/>
          <w:color w:val="3A3A3A"/>
          <w:sz w:val="27"/>
          <w:szCs w:val="27"/>
          <w:lang w:eastAsia="en-IN"/>
        </w:rPr>
        <w:t>5. Data Fault Tolerance</w:t>
      </w:r>
    </w:p>
    <w:p w14:paraId="7DED79EF" w14:textId="77777777" w:rsidR="000D3FD9" w:rsidRDefault="000D3FD9" w:rsidP="00C92A56">
      <w:pPr>
        <w:spacing w:after="0" w:line="240" w:lineRule="auto"/>
        <w:jc w:val="both"/>
        <w:textAlignment w:val="baseline"/>
        <w:rPr>
          <w:rFonts w:ascii="Times New Roman" w:eastAsia="Times New Roman" w:hAnsi="Times New Roman" w:cs="Times New Roman"/>
          <w:sz w:val="23"/>
          <w:szCs w:val="23"/>
          <w:lang w:eastAsia="en-IN"/>
        </w:rPr>
      </w:pPr>
      <w:r w:rsidRPr="000D3FD9">
        <w:rPr>
          <w:rFonts w:ascii="Times New Roman" w:eastAsia="Times New Roman" w:hAnsi="Times New Roman" w:cs="Times New Roman"/>
          <w:sz w:val="23"/>
          <w:szCs w:val="23"/>
          <w:lang w:eastAsia="en-IN"/>
        </w:rPr>
        <w:t xml:space="preserve">Fault tolerance is another fantastic feature offered by computer networks. They can keep working even if there is any fault or damage with the networking. The device can be connected with wires or wireless mediums. </w:t>
      </w:r>
      <w:proofErr w:type="gramStart"/>
      <w:r w:rsidRPr="000D3FD9">
        <w:rPr>
          <w:rFonts w:ascii="Times New Roman" w:eastAsia="Times New Roman" w:hAnsi="Times New Roman" w:cs="Times New Roman"/>
          <w:sz w:val="23"/>
          <w:szCs w:val="23"/>
          <w:lang w:eastAsia="en-IN"/>
        </w:rPr>
        <w:t>So</w:t>
      </w:r>
      <w:proofErr w:type="gramEnd"/>
      <w:r w:rsidRPr="000D3FD9">
        <w:rPr>
          <w:rFonts w:ascii="Times New Roman" w:eastAsia="Times New Roman" w:hAnsi="Times New Roman" w:cs="Times New Roman"/>
          <w:sz w:val="23"/>
          <w:szCs w:val="23"/>
          <w:lang w:eastAsia="en-IN"/>
        </w:rPr>
        <w:t xml:space="preserve"> when the sending device sends the information, the receiving device has blockage at its wireless medium.</w:t>
      </w:r>
    </w:p>
    <w:p w14:paraId="1A6BCFC5" w14:textId="77777777" w:rsidR="00355522" w:rsidRDefault="00355522" w:rsidP="00C92A56">
      <w:pPr>
        <w:spacing w:after="0" w:line="240" w:lineRule="auto"/>
        <w:jc w:val="both"/>
        <w:textAlignment w:val="baseline"/>
        <w:rPr>
          <w:rFonts w:ascii="Times New Roman" w:eastAsia="Times New Roman" w:hAnsi="Times New Roman" w:cs="Times New Roman"/>
          <w:sz w:val="23"/>
          <w:szCs w:val="23"/>
          <w:lang w:eastAsia="en-IN"/>
        </w:rPr>
      </w:pPr>
    </w:p>
    <w:p w14:paraId="350E7B7A" w14:textId="77777777" w:rsidR="00355522" w:rsidRDefault="00355522" w:rsidP="00C92A56">
      <w:pPr>
        <w:spacing w:after="0" w:line="240" w:lineRule="auto"/>
        <w:jc w:val="both"/>
        <w:textAlignment w:val="baseline"/>
        <w:rPr>
          <w:rFonts w:ascii="Times New Roman" w:eastAsia="Times New Roman" w:hAnsi="Times New Roman" w:cs="Times New Roman"/>
          <w:sz w:val="28"/>
          <w:szCs w:val="23"/>
          <w:lang w:eastAsia="en-IN"/>
        </w:rPr>
      </w:pPr>
      <w:r>
        <w:rPr>
          <w:rFonts w:ascii="Times New Roman" w:eastAsia="Times New Roman" w:hAnsi="Times New Roman" w:cs="Times New Roman"/>
          <w:sz w:val="23"/>
          <w:szCs w:val="23"/>
          <w:lang w:eastAsia="en-IN"/>
        </w:rPr>
        <w:t xml:space="preserve"> </w:t>
      </w:r>
      <w:r w:rsidRPr="003A65C4">
        <w:rPr>
          <w:rFonts w:ascii="Times New Roman" w:eastAsia="Times New Roman" w:hAnsi="Times New Roman" w:cs="Times New Roman"/>
          <w:sz w:val="40"/>
          <w:szCs w:val="23"/>
          <w:lang w:eastAsia="en-IN"/>
        </w:rPr>
        <w:t>Components of Computer Network</w:t>
      </w:r>
    </w:p>
    <w:p w14:paraId="07A3D908" w14:textId="77777777" w:rsidR="000D1B99" w:rsidRDefault="000D1B99" w:rsidP="00C92A56">
      <w:pPr>
        <w:spacing w:after="0" w:line="240" w:lineRule="auto"/>
        <w:jc w:val="both"/>
        <w:textAlignment w:val="baseline"/>
        <w:rPr>
          <w:rFonts w:ascii="Arial" w:hAnsi="Arial" w:cs="Arial"/>
          <w:color w:val="202124"/>
          <w:shd w:val="clear" w:color="auto" w:fill="FFFFFF"/>
        </w:rPr>
      </w:pPr>
    </w:p>
    <w:p w14:paraId="33C9B5FD" w14:textId="77777777" w:rsidR="007D1DFF" w:rsidRPr="003D4072" w:rsidRDefault="000D1B99" w:rsidP="003D4072">
      <w:pPr>
        <w:spacing w:after="0" w:line="240" w:lineRule="auto"/>
        <w:jc w:val="both"/>
        <w:textAlignment w:val="baseline"/>
        <w:rPr>
          <w:rFonts w:ascii="Times New Roman" w:eastAsia="Times New Roman" w:hAnsi="Times New Roman" w:cs="Times New Roman"/>
          <w:sz w:val="36"/>
          <w:szCs w:val="23"/>
          <w:lang w:eastAsia="en-IN"/>
        </w:rPr>
      </w:pPr>
      <w:r w:rsidRPr="003D4072">
        <w:rPr>
          <w:rFonts w:ascii="Arial" w:hAnsi="Arial" w:cs="Arial"/>
          <w:color w:val="202124"/>
          <w:sz w:val="28"/>
          <w:shd w:val="clear" w:color="auto" w:fill="FFFFFF"/>
        </w:rPr>
        <w:t>Any data communication system is bound to have these five major components; </w:t>
      </w:r>
      <w:r w:rsidRPr="003D4072">
        <w:rPr>
          <w:rFonts w:ascii="Arial" w:hAnsi="Arial" w:cs="Arial"/>
          <w:bCs/>
          <w:color w:val="202124"/>
          <w:sz w:val="28"/>
          <w:shd w:val="clear" w:color="auto" w:fill="FFFFFF"/>
        </w:rPr>
        <w:t>sender, receiver, message, transmission medium and protocol</w:t>
      </w:r>
      <w:r w:rsidRPr="003D4072">
        <w:rPr>
          <w:rFonts w:ascii="Arial" w:hAnsi="Arial" w:cs="Arial"/>
          <w:color w:val="202124"/>
          <w:sz w:val="28"/>
          <w:shd w:val="clear" w:color="auto" w:fill="FFFFFF"/>
        </w:rPr>
        <w:t>.</w:t>
      </w:r>
    </w:p>
    <w:p w14:paraId="5C577995" w14:textId="77777777" w:rsidR="007D1DFF" w:rsidRDefault="007D1DFF" w:rsidP="007D1DFF">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Computer Network Types</w:t>
      </w:r>
    </w:p>
    <w:p w14:paraId="22E03EB2"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A computer network is a group of computers linked to each other that enables the computer to communicate with another computer and share their resources, data, and applications.</w:t>
      </w:r>
    </w:p>
    <w:p w14:paraId="0FD1E5EB" w14:textId="77777777" w:rsidR="007D1DFF" w:rsidRDefault="007D1DFF" w:rsidP="007D1DFF">
      <w:pPr>
        <w:pStyle w:val="NormalWeb"/>
        <w:shd w:val="clear" w:color="auto" w:fill="FFFFFF"/>
        <w:jc w:val="both"/>
        <w:rPr>
          <w:rFonts w:ascii="Segoe UI" w:hAnsi="Segoe UI" w:cs="Segoe UI"/>
          <w:color w:val="333333"/>
        </w:rPr>
      </w:pPr>
      <w:r>
        <w:rPr>
          <w:rFonts w:ascii="Segoe UI" w:hAnsi="Segoe UI" w:cs="Segoe UI"/>
          <w:color w:val="333333"/>
        </w:rPr>
        <w:t>A computer network can be categorized by their size. A </w:t>
      </w:r>
      <w:r>
        <w:rPr>
          <w:rStyle w:val="Strong"/>
          <w:rFonts w:ascii="Segoe UI" w:hAnsi="Segoe UI" w:cs="Segoe UI"/>
          <w:color w:val="333333"/>
        </w:rPr>
        <w:t>computer network</w:t>
      </w:r>
      <w:r>
        <w:rPr>
          <w:rFonts w:ascii="Segoe UI" w:hAnsi="Segoe UI" w:cs="Segoe UI"/>
          <w:color w:val="333333"/>
        </w:rPr>
        <w:t> is mainly of </w:t>
      </w:r>
      <w:r>
        <w:rPr>
          <w:rStyle w:val="Strong"/>
          <w:rFonts w:ascii="Segoe UI" w:hAnsi="Segoe UI" w:cs="Segoe UI"/>
          <w:color w:val="333333"/>
        </w:rPr>
        <w:t>four types</w:t>
      </w:r>
      <w:r>
        <w:rPr>
          <w:rFonts w:ascii="Segoe UI" w:hAnsi="Segoe UI" w:cs="Segoe UI"/>
          <w:color w:val="333333"/>
        </w:rPr>
        <w:t>:</w:t>
      </w:r>
    </w:p>
    <w:p w14:paraId="026E2524" w14:textId="77777777" w:rsidR="007D1DFF" w:rsidRDefault="007D1DFF" w:rsidP="007D1DFF">
      <w:pPr>
        <w:rPr>
          <w:rFonts w:ascii="Times New Roman" w:hAnsi="Times New Roman" w:cs="Times New Roman"/>
        </w:rPr>
      </w:pPr>
      <w:r>
        <w:rPr>
          <w:noProof/>
          <w:lang w:eastAsia="en-IN"/>
        </w:rPr>
        <w:drawing>
          <wp:inline distT="0" distB="0" distL="0" distR="0" wp14:anchorId="60788177" wp14:editId="0A0BADA4">
            <wp:extent cx="3152775" cy="1533525"/>
            <wp:effectExtent l="19050" t="0" r="9525" b="0"/>
            <wp:docPr id="43" name="Picture 43"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uter Network Types"/>
                    <pic:cNvPicPr>
                      <a:picLocks noChangeAspect="1" noChangeArrowheads="1"/>
                    </pic:cNvPicPr>
                  </pic:nvPicPr>
                  <pic:blipFill>
                    <a:blip r:embed="rId5"/>
                    <a:srcRect/>
                    <a:stretch>
                      <a:fillRect/>
                    </a:stretch>
                  </pic:blipFill>
                  <pic:spPr bwMode="auto">
                    <a:xfrm>
                      <a:off x="0" y="0"/>
                      <a:ext cx="3152775" cy="1533525"/>
                    </a:xfrm>
                    <a:prstGeom prst="rect">
                      <a:avLst/>
                    </a:prstGeom>
                    <a:noFill/>
                    <a:ln w="9525">
                      <a:noFill/>
                      <a:miter lim="800000"/>
                      <a:headEnd/>
                      <a:tailEnd/>
                    </a:ln>
                  </pic:spPr>
                </pic:pic>
              </a:graphicData>
            </a:graphic>
          </wp:inline>
        </w:drawing>
      </w:r>
    </w:p>
    <w:p w14:paraId="56939577"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lastRenderedPageBreak/>
        <w:t>LAN(</w:t>
      </w:r>
      <w:proofErr w:type="gramEnd"/>
      <w:r>
        <w:rPr>
          <w:rFonts w:ascii="Segoe UI" w:hAnsi="Segoe UI" w:cs="Segoe UI"/>
          <w:color w:val="000000"/>
        </w:rPr>
        <w:t>Local Area Network)</w:t>
      </w:r>
    </w:p>
    <w:p w14:paraId="76D9E9B2"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PAN(</w:t>
      </w:r>
      <w:proofErr w:type="gramEnd"/>
      <w:r>
        <w:rPr>
          <w:rFonts w:ascii="Segoe UI" w:hAnsi="Segoe UI" w:cs="Segoe UI"/>
          <w:color w:val="000000"/>
        </w:rPr>
        <w:t>Personal Area Network)</w:t>
      </w:r>
    </w:p>
    <w:p w14:paraId="20E73EFD"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MAN(</w:t>
      </w:r>
      <w:proofErr w:type="gramEnd"/>
      <w:r>
        <w:rPr>
          <w:rFonts w:ascii="Segoe UI" w:hAnsi="Segoe UI" w:cs="Segoe UI"/>
          <w:color w:val="000000"/>
        </w:rPr>
        <w:t>Metropolitan Area Network)</w:t>
      </w:r>
    </w:p>
    <w:p w14:paraId="626823FC" w14:textId="77777777" w:rsidR="007D1DFF" w:rsidRDefault="007D1DFF" w:rsidP="003437D3">
      <w:pPr>
        <w:numPr>
          <w:ilvl w:val="0"/>
          <w:numId w:val="1"/>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WAN(</w:t>
      </w:r>
      <w:proofErr w:type="gramEnd"/>
      <w:r>
        <w:rPr>
          <w:rFonts w:ascii="Segoe UI" w:hAnsi="Segoe UI" w:cs="Segoe UI"/>
          <w:color w:val="000000"/>
        </w:rPr>
        <w:t>Wide Area Network)</w:t>
      </w:r>
    </w:p>
    <w:p w14:paraId="50395D9A" w14:textId="77777777" w:rsidR="007D1DFF" w:rsidRDefault="007D1DFF" w:rsidP="007D1DFF">
      <w:pPr>
        <w:spacing w:after="0" w:line="240" w:lineRule="auto"/>
        <w:rPr>
          <w:rFonts w:ascii="Times New Roman" w:hAnsi="Times New Roman" w:cs="Times New Roman"/>
        </w:rPr>
      </w:pPr>
    </w:p>
    <w:p w14:paraId="43C8BBBB"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LAN</w:t>
      </w:r>
      <w:r w:rsidR="00670BB0">
        <w:rPr>
          <w:rFonts w:ascii="Helvetica" w:hAnsi="Helvetica"/>
          <w:b w:val="0"/>
          <w:bCs w:val="0"/>
          <w:color w:val="610B38"/>
          <w:sz w:val="38"/>
          <w:szCs w:val="38"/>
        </w:rPr>
        <w:t xml:space="preserve"> </w:t>
      </w:r>
      <w:r>
        <w:rPr>
          <w:rFonts w:ascii="Helvetica" w:hAnsi="Helvetica"/>
          <w:b w:val="0"/>
          <w:bCs w:val="0"/>
          <w:color w:val="610B38"/>
          <w:sz w:val="38"/>
          <w:szCs w:val="38"/>
        </w:rPr>
        <w:t>(Local Area Network)</w:t>
      </w:r>
    </w:p>
    <w:p w14:paraId="06D6C629"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Local Area Network is a group of computers connected to each other in a small area such as building, office.</w:t>
      </w:r>
    </w:p>
    <w:p w14:paraId="787CC279"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LAN is used for connecting two or more personal computers through a communication medium such as twisted pair, coaxial cable, etc.</w:t>
      </w:r>
    </w:p>
    <w:p w14:paraId="653D82E8"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less costly as it is built with inexpensive hardware such as hubs, network adapters, and ethernet cables.</w:t>
      </w:r>
    </w:p>
    <w:p w14:paraId="03D3EE4E"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is transferred at an extremely faster rate in Local Area Network.</w:t>
      </w:r>
    </w:p>
    <w:p w14:paraId="7469C8A6" w14:textId="77777777" w:rsidR="007D1DFF" w:rsidRDefault="007D1DFF" w:rsidP="003437D3">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Local Area Network provides higher security.</w:t>
      </w:r>
    </w:p>
    <w:p w14:paraId="19438FDA" w14:textId="77777777" w:rsidR="007D1DFF" w:rsidRDefault="007D1DFF" w:rsidP="007D1DFF">
      <w:pPr>
        <w:spacing w:after="0" w:line="240" w:lineRule="auto"/>
        <w:rPr>
          <w:rFonts w:ascii="Times New Roman" w:hAnsi="Times New Roman" w:cs="Times New Roman"/>
        </w:rPr>
      </w:pPr>
      <w:r>
        <w:rPr>
          <w:noProof/>
          <w:lang w:eastAsia="en-IN"/>
        </w:rPr>
        <w:drawing>
          <wp:inline distT="0" distB="0" distL="0" distR="0" wp14:anchorId="7D112645" wp14:editId="15F62007">
            <wp:extent cx="4152900" cy="3124200"/>
            <wp:effectExtent l="19050" t="0" r="0" b="0"/>
            <wp:docPr id="45" name="Picture 4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uter Network Types"/>
                    <pic:cNvPicPr>
                      <a:picLocks noChangeAspect="1" noChangeArrowheads="1"/>
                    </pic:cNvPicPr>
                  </pic:nvPicPr>
                  <pic:blipFill>
                    <a:blip r:embed="rId6"/>
                    <a:srcRect/>
                    <a:stretch>
                      <a:fillRect/>
                    </a:stretch>
                  </pic:blipFill>
                  <pic:spPr bwMode="auto">
                    <a:xfrm>
                      <a:off x="0" y="0"/>
                      <a:ext cx="4152900" cy="3124200"/>
                    </a:xfrm>
                    <a:prstGeom prst="rect">
                      <a:avLst/>
                    </a:prstGeom>
                    <a:noFill/>
                    <a:ln w="9525">
                      <a:noFill/>
                      <a:miter lim="800000"/>
                      <a:headEnd/>
                      <a:tailEnd/>
                    </a:ln>
                  </pic:spPr>
                </pic:pic>
              </a:graphicData>
            </a:graphic>
          </wp:inline>
        </w:drawing>
      </w:r>
    </w:p>
    <w:p w14:paraId="4FF2684C" w14:textId="77777777" w:rsidR="007D1DFF" w:rsidRDefault="009F3D78" w:rsidP="007D1DFF">
      <w:r>
        <w:pict w14:anchorId="1E3762DE">
          <v:rect id="_x0000_i1025" style="width:0;height:.75pt" o:hrstd="t" o:hrnoshade="t" o:hr="t" fillcolor="#d4d4d4" stroked="f"/>
        </w:pict>
      </w:r>
    </w:p>
    <w:p w14:paraId="21981E1A"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PAN</w:t>
      </w:r>
      <w:r w:rsidR="00E23A01">
        <w:rPr>
          <w:rFonts w:ascii="Helvetica" w:hAnsi="Helvetica"/>
          <w:b w:val="0"/>
          <w:bCs w:val="0"/>
          <w:color w:val="610B38"/>
          <w:sz w:val="38"/>
          <w:szCs w:val="38"/>
        </w:rPr>
        <w:t xml:space="preserve"> </w:t>
      </w:r>
      <w:r>
        <w:rPr>
          <w:rFonts w:ascii="Helvetica" w:hAnsi="Helvetica"/>
          <w:b w:val="0"/>
          <w:bCs w:val="0"/>
          <w:color w:val="610B38"/>
          <w:sz w:val="38"/>
          <w:szCs w:val="38"/>
        </w:rPr>
        <w:t>(Personal Area Network)</w:t>
      </w:r>
    </w:p>
    <w:p w14:paraId="63C793E6"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Personal Area Network is a network arranged within an individual person, typically within a range of 10 meters.</w:t>
      </w:r>
    </w:p>
    <w:p w14:paraId="7A81D131"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Personal Area Network is used for connecting the computer devices of personal use is known as Personal Area Network.</w:t>
      </w:r>
    </w:p>
    <w:p w14:paraId="6143418E"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Thomas Zimmerman</w:t>
      </w:r>
      <w:r>
        <w:rPr>
          <w:rFonts w:ascii="Segoe UI" w:hAnsi="Segoe UI" w:cs="Segoe UI"/>
          <w:color w:val="000000"/>
        </w:rPr>
        <w:t> was the first research scientist to bring the idea of the Personal Area Network.</w:t>
      </w:r>
    </w:p>
    <w:p w14:paraId="6C36CF0F"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Personal Area Network covers an area of </w:t>
      </w:r>
      <w:r>
        <w:rPr>
          <w:rStyle w:val="Strong"/>
          <w:rFonts w:ascii="Segoe UI" w:hAnsi="Segoe UI" w:cs="Segoe UI"/>
          <w:color w:val="000000"/>
        </w:rPr>
        <w:t>30 feet</w:t>
      </w:r>
      <w:r>
        <w:rPr>
          <w:rFonts w:ascii="Segoe UI" w:hAnsi="Segoe UI" w:cs="Segoe UI"/>
          <w:color w:val="000000"/>
        </w:rPr>
        <w:t>.</w:t>
      </w:r>
    </w:p>
    <w:p w14:paraId="0DB25090" w14:textId="77777777" w:rsidR="007D1DFF" w:rsidRDefault="007D1DFF" w:rsidP="003437D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Personal computer devices that are used to develop the personal area network are the laptop, mobile phones, media player and play stations.</w:t>
      </w:r>
    </w:p>
    <w:p w14:paraId="0CC95D30" w14:textId="77777777" w:rsidR="007D1DFF" w:rsidRDefault="007D1DFF" w:rsidP="007D1DFF">
      <w:pPr>
        <w:spacing w:after="0" w:line="240" w:lineRule="auto"/>
        <w:rPr>
          <w:rFonts w:ascii="Times New Roman" w:hAnsi="Times New Roman" w:cs="Times New Roman"/>
        </w:rPr>
      </w:pPr>
      <w:r>
        <w:rPr>
          <w:noProof/>
          <w:lang w:eastAsia="en-IN"/>
        </w:rPr>
        <w:drawing>
          <wp:inline distT="0" distB="0" distL="0" distR="0" wp14:anchorId="4DD8AC93" wp14:editId="0C6159A6">
            <wp:extent cx="4810125" cy="3190875"/>
            <wp:effectExtent l="19050" t="0" r="9525" b="0"/>
            <wp:docPr id="47" name="Picture 4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uter Network Types"/>
                    <pic:cNvPicPr>
                      <a:picLocks noChangeAspect="1" noChangeArrowheads="1"/>
                    </pic:cNvPicPr>
                  </pic:nvPicPr>
                  <pic:blipFill>
                    <a:blip r:embed="rId7"/>
                    <a:srcRect/>
                    <a:stretch>
                      <a:fillRect/>
                    </a:stretch>
                  </pic:blipFill>
                  <pic:spPr bwMode="auto">
                    <a:xfrm>
                      <a:off x="0" y="0"/>
                      <a:ext cx="4810125" cy="3190875"/>
                    </a:xfrm>
                    <a:prstGeom prst="rect">
                      <a:avLst/>
                    </a:prstGeom>
                    <a:noFill/>
                    <a:ln w="9525">
                      <a:noFill/>
                      <a:miter lim="800000"/>
                      <a:headEnd/>
                      <a:tailEnd/>
                    </a:ln>
                  </pic:spPr>
                </pic:pic>
              </a:graphicData>
            </a:graphic>
          </wp:inline>
        </w:drawing>
      </w:r>
    </w:p>
    <w:p w14:paraId="45EE1321" w14:textId="2478AE64" w:rsidR="007D1DFF" w:rsidRDefault="007D1DFF" w:rsidP="003437D3">
      <w:pPr>
        <w:numPr>
          <w:ilvl w:val="0"/>
          <w:numId w:val="5"/>
        </w:numPr>
        <w:shd w:val="clear" w:color="auto" w:fill="FFFFFF"/>
        <w:spacing w:before="60" w:after="100" w:afterAutospacing="1" w:line="375" w:lineRule="atLeast"/>
        <w:jc w:val="both"/>
        <w:rPr>
          <w:rFonts w:ascii="Segoe UI" w:hAnsi="Segoe UI" w:cs="Segoe UI"/>
          <w:color w:val="000000"/>
        </w:rPr>
      </w:pPr>
    </w:p>
    <w:p w14:paraId="5960C063" w14:textId="77777777" w:rsidR="007D1DFF" w:rsidRDefault="007D1DFF" w:rsidP="007D1DFF">
      <w:pPr>
        <w:spacing w:after="0" w:line="240" w:lineRule="auto"/>
        <w:rPr>
          <w:rFonts w:ascii="Times New Roman" w:hAnsi="Times New Roman" w:cs="Times New Roman"/>
        </w:rPr>
      </w:pPr>
    </w:p>
    <w:p w14:paraId="6FC18947"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MAN</w:t>
      </w:r>
      <w:r w:rsidR="00080F8D">
        <w:rPr>
          <w:rFonts w:ascii="Helvetica" w:hAnsi="Helvetica"/>
          <w:b w:val="0"/>
          <w:bCs w:val="0"/>
          <w:color w:val="610B38"/>
          <w:sz w:val="38"/>
          <w:szCs w:val="38"/>
        </w:rPr>
        <w:t xml:space="preserve"> </w:t>
      </w:r>
      <w:r>
        <w:rPr>
          <w:rFonts w:ascii="Helvetica" w:hAnsi="Helvetica"/>
          <w:b w:val="0"/>
          <w:bCs w:val="0"/>
          <w:color w:val="610B38"/>
          <w:sz w:val="38"/>
          <w:szCs w:val="38"/>
        </w:rPr>
        <w:t>(Metropolitan Area Network)</w:t>
      </w:r>
    </w:p>
    <w:p w14:paraId="6EBC5789"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metropolitan area network is a network that covers a larger geographic area by interconnecting a different LAN to form a larger network.</w:t>
      </w:r>
    </w:p>
    <w:p w14:paraId="4A770E97"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Government agencies use MAN to connect to the citizens and private industries.</w:t>
      </w:r>
    </w:p>
    <w:p w14:paraId="54779F61"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MAN, various LANs are connected to each other through a telephone exchange line.</w:t>
      </w:r>
    </w:p>
    <w:p w14:paraId="0C2A34FE"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most widely used protocols in MAN are RS-232, Frame Relay, ATM, ISDN, OC-3, ADSL, etc.</w:t>
      </w:r>
    </w:p>
    <w:p w14:paraId="4A3FA534" w14:textId="77777777" w:rsidR="007D1DFF" w:rsidRDefault="007D1DFF" w:rsidP="003437D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higher range than Local Area Network</w:t>
      </w:r>
      <w:r w:rsidR="00080F8D">
        <w:rPr>
          <w:rFonts w:ascii="Segoe UI" w:hAnsi="Segoe UI" w:cs="Segoe UI"/>
          <w:color w:val="000000"/>
        </w:rPr>
        <w:t xml:space="preserve"> </w:t>
      </w:r>
      <w:r>
        <w:rPr>
          <w:rFonts w:ascii="Segoe UI" w:hAnsi="Segoe UI" w:cs="Segoe UI"/>
          <w:color w:val="000000"/>
        </w:rPr>
        <w:t>(LAN).</w:t>
      </w:r>
    </w:p>
    <w:p w14:paraId="06B186D3" w14:textId="77777777" w:rsidR="007D1DFF" w:rsidRDefault="007D1DFF" w:rsidP="007D1DFF">
      <w:pPr>
        <w:spacing w:after="0" w:line="240" w:lineRule="auto"/>
        <w:rPr>
          <w:rFonts w:ascii="Times New Roman" w:hAnsi="Times New Roman" w:cs="Times New Roman"/>
        </w:rPr>
      </w:pPr>
      <w:r>
        <w:rPr>
          <w:noProof/>
          <w:lang w:eastAsia="en-IN"/>
        </w:rPr>
        <w:lastRenderedPageBreak/>
        <w:drawing>
          <wp:inline distT="0" distB="0" distL="0" distR="0" wp14:anchorId="48B77414" wp14:editId="40ECFE9A">
            <wp:extent cx="4838700" cy="3127124"/>
            <wp:effectExtent l="19050" t="0" r="0" b="0"/>
            <wp:docPr id="50" name="Picture 5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uter Network Types"/>
                    <pic:cNvPicPr>
                      <a:picLocks noChangeAspect="1" noChangeArrowheads="1"/>
                    </pic:cNvPicPr>
                  </pic:nvPicPr>
                  <pic:blipFill>
                    <a:blip r:embed="rId8"/>
                    <a:srcRect/>
                    <a:stretch>
                      <a:fillRect/>
                    </a:stretch>
                  </pic:blipFill>
                  <pic:spPr bwMode="auto">
                    <a:xfrm>
                      <a:off x="0" y="0"/>
                      <a:ext cx="4838700" cy="3127124"/>
                    </a:xfrm>
                    <a:prstGeom prst="rect">
                      <a:avLst/>
                    </a:prstGeom>
                    <a:noFill/>
                    <a:ln w="9525">
                      <a:noFill/>
                      <a:miter lim="800000"/>
                      <a:headEnd/>
                      <a:tailEnd/>
                    </a:ln>
                  </pic:spPr>
                </pic:pic>
              </a:graphicData>
            </a:graphic>
          </wp:inline>
        </w:drawing>
      </w:r>
    </w:p>
    <w:p w14:paraId="3DD838C6" w14:textId="77777777" w:rsidR="007D1DFF" w:rsidRDefault="009F3D78" w:rsidP="007D1DFF">
      <w:pPr>
        <w:spacing w:after="0" w:line="240" w:lineRule="auto"/>
        <w:rPr>
          <w:rFonts w:ascii="Times New Roman" w:hAnsi="Times New Roman" w:cs="Times New Roman"/>
        </w:rPr>
      </w:pPr>
      <w:r>
        <w:pict w14:anchorId="5EF043E4">
          <v:rect id="_x0000_i1026" style="width:0;height:.75pt" o:hrstd="t" o:hrnoshade="t" o:hr="t" fillcolor="#d4d4d4" stroked="f"/>
        </w:pict>
      </w:r>
    </w:p>
    <w:p w14:paraId="2B06CD70" w14:textId="77777777" w:rsidR="007D1DFF" w:rsidRDefault="007D1DFF" w:rsidP="007D1DF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WAN</w:t>
      </w:r>
      <w:r w:rsidR="00080F8D">
        <w:rPr>
          <w:rFonts w:ascii="Helvetica" w:hAnsi="Helvetica"/>
          <w:b w:val="0"/>
          <w:bCs w:val="0"/>
          <w:color w:val="610B38"/>
          <w:sz w:val="38"/>
          <w:szCs w:val="38"/>
        </w:rPr>
        <w:t xml:space="preserve"> </w:t>
      </w:r>
      <w:r>
        <w:rPr>
          <w:rFonts w:ascii="Helvetica" w:hAnsi="Helvetica"/>
          <w:b w:val="0"/>
          <w:bCs w:val="0"/>
          <w:color w:val="610B38"/>
          <w:sz w:val="38"/>
          <w:szCs w:val="38"/>
        </w:rPr>
        <w:t>(Wide Area Network)</w:t>
      </w:r>
    </w:p>
    <w:p w14:paraId="3F03FC6F"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Wide Area Network is a network that extends over a large geographical area such as states or countries.</w:t>
      </w:r>
    </w:p>
    <w:p w14:paraId="16F7F163"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quite bigger network than the LAN.</w:t>
      </w:r>
    </w:p>
    <w:p w14:paraId="40F42C3F"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not limited to a single location, but it spans over a large geographical area through a telephone line, fibre optic cable or satellite links.</w:t>
      </w:r>
    </w:p>
    <w:p w14:paraId="72523916"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internet is one of the biggest WAN in the world.</w:t>
      </w:r>
    </w:p>
    <w:p w14:paraId="5764F6C7" w14:textId="77777777" w:rsidR="007D1DFF" w:rsidRDefault="007D1DFF" w:rsidP="003437D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Wide Area Network is widely used in the field of Business, government, and education.</w:t>
      </w:r>
    </w:p>
    <w:p w14:paraId="575C1ED0" w14:textId="77777777" w:rsidR="007D1DFF" w:rsidRDefault="007D1DFF" w:rsidP="007D1DFF">
      <w:pPr>
        <w:spacing w:after="0" w:line="240" w:lineRule="auto"/>
        <w:rPr>
          <w:rFonts w:ascii="Times New Roman" w:hAnsi="Times New Roman" w:cs="Times New Roman"/>
        </w:rPr>
      </w:pPr>
      <w:r>
        <w:rPr>
          <w:noProof/>
          <w:lang w:eastAsia="en-IN"/>
        </w:rPr>
        <w:lastRenderedPageBreak/>
        <w:drawing>
          <wp:inline distT="0" distB="0" distL="0" distR="0" wp14:anchorId="42697BE3" wp14:editId="63C2892E">
            <wp:extent cx="4905375" cy="3060619"/>
            <wp:effectExtent l="19050" t="0" r="9525" b="0"/>
            <wp:docPr id="52" name="Picture 5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puter Network Types"/>
                    <pic:cNvPicPr>
                      <a:picLocks noChangeAspect="1" noChangeArrowheads="1"/>
                    </pic:cNvPicPr>
                  </pic:nvPicPr>
                  <pic:blipFill>
                    <a:blip r:embed="rId9"/>
                    <a:srcRect/>
                    <a:stretch>
                      <a:fillRect/>
                    </a:stretch>
                  </pic:blipFill>
                  <pic:spPr bwMode="auto">
                    <a:xfrm>
                      <a:off x="0" y="0"/>
                      <a:ext cx="4905375" cy="3060619"/>
                    </a:xfrm>
                    <a:prstGeom prst="rect">
                      <a:avLst/>
                    </a:prstGeom>
                    <a:noFill/>
                    <a:ln w="9525">
                      <a:noFill/>
                      <a:miter lim="800000"/>
                      <a:headEnd/>
                      <a:tailEnd/>
                    </a:ln>
                  </pic:spPr>
                </pic:pic>
              </a:graphicData>
            </a:graphic>
          </wp:inline>
        </w:drawing>
      </w:r>
    </w:p>
    <w:p w14:paraId="7C7DE747" w14:textId="20E039AD" w:rsidR="007D1DFF" w:rsidRDefault="007D1DFF" w:rsidP="00CE15C8">
      <w:pPr>
        <w:shd w:val="clear" w:color="auto" w:fill="FFFFFF"/>
        <w:spacing w:before="60" w:after="100" w:afterAutospacing="1" w:line="375" w:lineRule="atLeast"/>
        <w:jc w:val="both"/>
        <w:rPr>
          <w:rFonts w:ascii="Segoe UI" w:hAnsi="Segoe UI" w:cs="Segoe UI"/>
          <w:color w:val="000000"/>
        </w:rPr>
      </w:pPr>
    </w:p>
    <w:p w14:paraId="051E7F6A" w14:textId="77777777" w:rsidR="007D1DFF" w:rsidRPr="00355522" w:rsidRDefault="007D1DFF" w:rsidP="00C92A56">
      <w:pPr>
        <w:spacing w:after="0" w:line="240" w:lineRule="auto"/>
        <w:jc w:val="both"/>
        <w:textAlignment w:val="baseline"/>
        <w:rPr>
          <w:ins w:id="0" w:author="Unknown"/>
          <w:rFonts w:ascii="Times New Roman" w:eastAsia="Times New Roman" w:hAnsi="Times New Roman" w:cs="Times New Roman"/>
          <w:sz w:val="28"/>
          <w:szCs w:val="23"/>
          <w:lang w:eastAsia="en-IN"/>
        </w:rPr>
      </w:pPr>
    </w:p>
    <w:p w14:paraId="7E0AB948" w14:textId="77777777" w:rsidR="000D3FD9" w:rsidRPr="00D55D3B" w:rsidRDefault="00080F8D" w:rsidP="00D55D3B">
      <w:pPr>
        <w:pStyle w:val="Heading1"/>
        <w:shd w:val="clear" w:color="auto" w:fill="FFFFFF"/>
        <w:spacing w:before="0"/>
        <w:textAlignment w:val="baseline"/>
        <w:rPr>
          <w:rFonts w:ascii="Arial" w:hAnsi="Arial" w:cs="Arial"/>
          <w:color w:val="273239"/>
        </w:rPr>
      </w:pPr>
      <w:r>
        <w:rPr>
          <w:rFonts w:ascii="Arial" w:hAnsi="Arial" w:cs="Arial"/>
          <w:color w:val="273239"/>
        </w:rPr>
        <w:t>Transmission Modes in Computer Networks (Simplex, Half-Duplex and Full-Duplex)</w:t>
      </w:r>
    </w:p>
    <w:p w14:paraId="7C72ECB3" w14:textId="77777777" w:rsidR="00080F8D" w:rsidRDefault="00080F8D" w:rsidP="00C92A56">
      <w:pPr>
        <w:spacing w:after="384" w:line="240" w:lineRule="auto"/>
        <w:jc w:val="both"/>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Transmission mode means transferring data between two devices. It is also known as a communication mode. Buses and networks are designed to allow communication to occur between individual devices that are interconnected. There are three types of transmission </w:t>
      </w:r>
      <w:proofErr w:type="gramStart"/>
      <w:r>
        <w:rPr>
          <w:rFonts w:ascii="Arial" w:hAnsi="Arial" w:cs="Arial"/>
          <w:color w:val="273239"/>
          <w:spacing w:val="2"/>
          <w:sz w:val="26"/>
          <w:szCs w:val="26"/>
          <w:shd w:val="clear" w:color="auto" w:fill="FFFFFF"/>
        </w:rPr>
        <w:t>mode:-</w:t>
      </w:r>
      <w:proofErr w:type="gramEnd"/>
      <w:r>
        <w:rPr>
          <w:rFonts w:ascii="Arial" w:hAnsi="Arial" w:cs="Arial"/>
          <w:color w:val="273239"/>
          <w:spacing w:val="2"/>
          <w:sz w:val="26"/>
          <w:szCs w:val="26"/>
          <w:shd w:val="clear" w:color="auto" w:fill="FFFFFF"/>
        </w:rPr>
        <w:t> </w:t>
      </w:r>
    </w:p>
    <w:p w14:paraId="5FEF7E72" w14:textId="77777777" w:rsidR="00D55D3B" w:rsidRDefault="009F3D78" w:rsidP="00C92A56">
      <w:pPr>
        <w:spacing w:after="384" w:line="240" w:lineRule="auto"/>
        <w:jc w:val="both"/>
        <w:textAlignment w:val="baseline"/>
      </w:pPr>
      <w:r>
        <w:pict w14:anchorId="3915A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Lightbox" style="width:24pt;height:24pt"/>
        </w:pict>
      </w:r>
      <w:r w:rsidR="00D55D3B" w:rsidRPr="00D55D3B">
        <w:t xml:space="preserve"> </w:t>
      </w:r>
      <w:r w:rsidR="00D55D3B">
        <w:rPr>
          <w:noProof/>
          <w:lang w:eastAsia="en-IN"/>
        </w:rPr>
        <w:drawing>
          <wp:inline distT="0" distB="0" distL="0" distR="0" wp14:anchorId="0DF95522" wp14:editId="3143B2F9">
            <wp:extent cx="3366092" cy="1143000"/>
            <wp:effectExtent l="19050" t="0" r="575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srcRect l="28418" t="38757" r="29519" b="35799"/>
                    <a:stretch>
                      <a:fillRect/>
                    </a:stretch>
                  </pic:blipFill>
                  <pic:spPr bwMode="auto">
                    <a:xfrm>
                      <a:off x="0" y="0"/>
                      <a:ext cx="3366092" cy="1143000"/>
                    </a:xfrm>
                    <a:prstGeom prst="rect">
                      <a:avLst/>
                    </a:prstGeom>
                    <a:noFill/>
                    <a:ln w="9525">
                      <a:noFill/>
                      <a:miter lim="800000"/>
                      <a:headEnd/>
                      <a:tailEnd/>
                    </a:ln>
                  </pic:spPr>
                </pic:pic>
              </a:graphicData>
            </a:graphic>
          </wp:inline>
        </w:drawing>
      </w:r>
    </w:p>
    <w:p w14:paraId="01D2B927" w14:textId="77777777" w:rsidR="0006625D" w:rsidRPr="0006625D" w:rsidRDefault="000E686F" w:rsidP="000E686F">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lang w:eastAsia="en-IN"/>
        </w:rPr>
        <w:t>1.Simplex</w:t>
      </w:r>
      <w:r w:rsidR="0006625D" w:rsidRPr="0006625D">
        <w:rPr>
          <w:rFonts w:ascii="Arial" w:eastAsia="Times New Roman" w:hAnsi="Arial" w:cs="Arial"/>
          <w:b/>
          <w:bCs/>
          <w:color w:val="273239"/>
          <w:spacing w:val="2"/>
          <w:sz w:val="26"/>
          <w:lang w:eastAsia="en-IN"/>
        </w:rPr>
        <w:t>Mode</w:t>
      </w:r>
      <w:r w:rsidR="0006625D" w:rsidRPr="0006625D">
        <w:rPr>
          <w:rFonts w:ascii="Arial" w:eastAsia="Times New Roman" w:hAnsi="Arial" w:cs="Arial"/>
          <w:color w:val="273239"/>
          <w:spacing w:val="2"/>
          <w:sz w:val="26"/>
          <w:szCs w:val="26"/>
          <w:lang w:eastAsia="en-IN"/>
        </w:rPr>
        <w:t> </w:t>
      </w:r>
      <w:r w:rsidR="0006625D" w:rsidRPr="0006625D">
        <w:rPr>
          <w:rFonts w:ascii="Arial" w:eastAsia="Times New Roman" w:hAnsi="Arial" w:cs="Arial"/>
          <w:b/>
          <w:bCs/>
          <w:color w:val="273239"/>
          <w:spacing w:val="2"/>
          <w:sz w:val="26"/>
          <w:lang w:eastAsia="en-IN"/>
        </w:rPr>
        <w:t>–</w:t>
      </w:r>
      <w:r w:rsidR="0006625D" w:rsidRPr="0006625D">
        <w:rPr>
          <w:rFonts w:ascii="Arial" w:eastAsia="Times New Roman" w:hAnsi="Arial" w:cs="Arial"/>
          <w:color w:val="273239"/>
          <w:spacing w:val="2"/>
          <w:sz w:val="26"/>
          <w:szCs w:val="26"/>
          <w:lang w:eastAsia="en-IN"/>
        </w:rPr>
        <w:br/>
        <w:t>In Simplex mode, the communication is unidirectional, as on a one-way street. Only one of the two devices on a link can transmit, the other can only receive. The simplex mode can use the entire capacity of the channel to send data in one direction. </w:t>
      </w:r>
      <w:r w:rsidR="0006625D" w:rsidRPr="0006625D">
        <w:rPr>
          <w:rFonts w:ascii="Arial" w:eastAsia="Times New Roman" w:hAnsi="Arial" w:cs="Arial"/>
          <w:color w:val="273239"/>
          <w:spacing w:val="2"/>
          <w:sz w:val="26"/>
          <w:szCs w:val="26"/>
          <w:lang w:eastAsia="en-IN"/>
        </w:rPr>
        <w:br/>
        <w:t>Example: Keyboard and traditional monitors. The keyboard can only introduce input, the monitor can only give the output. </w:t>
      </w:r>
    </w:p>
    <w:p w14:paraId="0C15C990" w14:textId="77777777" w:rsidR="0006625D" w:rsidRDefault="0006625D" w:rsidP="000E686F">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 </w:t>
      </w:r>
    </w:p>
    <w:p w14:paraId="3AE25C3A" w14:textId="77777777" w:rsidR="0006625D" w:rsidRPr="0006625D" w:rsidRDefault="0006625D"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14:anchorId="0D35C816" wp14:editId="6349AE5C">
            <wp:extent cx="3914775" cy="10953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srcRect l="36561" t="46681" r="37682" b="42012"/>
                    <a:stretch>
                      <a:fillRect/>
                    </a:stretch>
                  </pic:blipFill>
                  <pic:spPr bwMode="auto">
                    <a:xfrm>
                      <a:off x="0" y="0"/>
                      <a:ext cx="3914775" cy="1095375"/>
                    </a:xfrm>
                    <a:prstGeom prst="rect">
                      <a:avLst/>
                    </a:prstGeom>
                    <a:noFill/>
                    <a:ln w="9525">
                      <a:noFill/>
                      <a:miter lim="800000"/>
                      <a:headEnd/>
                      <a:tailEnd/>
                    </a:ln>
                  </pic:spPr>
                </pic:pic>
              </a:graphicData>
            </a:graphic>
          </wp:inline>
        </w:drawing>
      </w:r>
    </w:p>
    <w:p w14:paraId="18F8EF69" w14:textId="77777777" w:rsidR="0006625D" w:rsidRPr="0006625D" w:rsidRDefault="009F3D78"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pict w14:anchorId="1CB2EC5F">
          <v:shape id="_x0000_i1028" type="#_x0000_t75" alt="" style="width:24pt;height:24pt"/>
        </w:pict>
      </w:r>
    </w:p>
    <w:p w14:paraId="21054B3D" w14:textId="77777777" w:rsidR="0006625D" w:rsidRPr="0006625D" w:rsidRDefault="00873CC7" w:rsidP="00BB300C">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lang w:eastAsia="en-IN"/>
        </w:rPr>
        <w:t>2.Half-Duplex</w:t>
      </w:r>
      <w:r w:rsidR="0006625D" w:rsidRPr="0006625D">
        <w:rPr>
          <w:rFonts w:ascii="Arial" w:eastAsia="Times New Roman" w:hAnsi="Arial" w:cs="Arial"/>
          <w:b/>
          <w:bCs/>
          <w:color w:val="273239"/>
          <w:spacing w:val="2"/>
          <w:sz w:val="26"/>
          <w:lang w:eastAsia="en-IN"/>
        </w:rPr>
        <w:t>Mode</w:t>
      </w:r>
      <w:r w:rsidR="0006625D" w:rsidRPr="0006625D">
        <w:rPr>
          <w:rFonts w:ascii="Arial" w:eastAsia="Times New Roman" w:hAnsi="Arial" w:cs="Arial"/>
          <w:color w:val="273239"/>
          <w:spacing w:val="2"/>
          <w:sz w:val="26"/>
          <w:szCs w:val="26"/>
          <w:lang w:eastAsia="en-IN"/>
        </w:rPr>
        <w:t> </w:t>
      </w:r>
      <w:r w:rsidR="0006625D" w:rsidRPr="0006625D">
        <w:rPr>
          <w:rFonts w:ascii="Arial" w:eastAsia="Times New Roman" w:hAnsi="Arial" w:cs="Arial"/>
          <w:b/>
          <w:bCs/>
          <w:color w:val="273239"/>
          <w:spacing w:val="2"/>
          <w:sz w:val="26"/>
          <w:lang w:eastAsia="en-IN"/>
        </w:rPr>
        <w:t>–</w:t>
      </w:r>
      <w:r w:rsidR="0006625D" w:rsidRPr="0006625D">
        <w:rPr>
          <w:rFonts w:ascii="Arial" w:eastAsia="Times New Roman" w:hAnsi="Arial" w:cs="Arial"/>
          <w:color w:val="273239"/>
          <w:spacing w:val="2"/>
          <w:sz w:val="26"/>
          <w:szCs w:val="26"/>
          <w:lang w:eastAsia="en-IN"/>
        </w:rPr>
        <w:br/>
        <w:t>In half-duplex mode, each station can both transmit and receive, but not at the same time. When one device is sending, the other can only receive, and vice versa. The half-duplex mode is used in cases where there is no need for communication in both directions at the same time. The entire capacity of the channel can be utilized for each direction. </w:t>
      </w:r>
      <w:r w:rsidR="0006625D" w:rsidRPr="0006625D">
        <w:rPr>
          <w:rFonts w:ascii="Arial" w:eastAsia="Times New Roman" w:hAnsi="Arial" w:cs="Arial"/>
          <w:color w:val="273239"/>
          <w:spacing w:val="2"/>
          <w:sz w:val="26"/>
          <w:szCs w:val="26"/>
          <w:lang w:eastAsia="en-IN"/>
        </w:rPr>
        <w:br/>
        <w:t>Example: Walkie-talkie in which message is sent one at a time and messages are sent in both directions. </w:t>
      </w:r>
    </w:p>
    <w:p w14:paraId="6324308F" w14:textId="77777777" w:rsidR="0006625D" w:rsidRPr="0006625D" w:rsidRDefault="009F3D78"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pict w14:anchorId="1722B009">
          <v:shape id="_x0000_i1029" type="#_x0000_t75" alt="" style="width:24pt;height:24pt"/>
        </w:pict>
      </w:r>
      <w:r w:rsidR="00994E41">
        <w:rPr>
          <w:rFonts w:ascii="Arial" w:eastAsia="Times New Roman" w:hAnsi="Arial" w:cs="Arial"/>
          <w:noProof/>
          <w:color w:val="273239"/>
          <w:spacing w:val="2"/>
          <w:sz w:val="26"/>
          <w:szCs w:val="26"/>
          <w:lang w:eastAsia="en-IN"/>
        </w:rPr>
        <w:drawing>
          <wp:inline distT="0" distB="0" distL="0" distR="0" wp14:anchorId="28C8139A" wp14:editId="1EA4B59E">
            <wp:extent cx="3981450" cy="299830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srcRect l="22435" t="26923" r="47790" b="33136"/>
                    <a:stretch>
                      <a:fillRect/>
                    </a:stretch>
                  </pic:blipFill>
                  <pic:spPr bwMode="auto">
                    <a:xfrm>
                      <a:off x="0" y="0"/>
                      <a:ext cx="3986663" cy="3002229"/>
                    </a:xfrm>
                    <a:prstGeom prst="rect">
                      <a:avLst/>
                    </a:prstGeom>
                    <a:noFill/>
                    <a:ln w="9525">
                      <a:noFill/>
                      <a:miter lim="800000"/>
                      <a:headEnd/>
                      <a:tailEnd/>
                    </a:ln>
                  </pic:spPr>
                </pic:pic>
              </a:graphicData>
            </a:graphic>
          </wp:inline>
        </w:drawing>
      </w:r>
    </w:p>
    <w:p w14:paraId="7E67D023" w14:textId="77777777" w:rsidR="00BB300C" w:rsidRDefault="00BB300C" w:rsidP="00BB300C">
      <w:pPr>
        <w:shd w:val="clear" w:color="auto" w:fill="FFFFFF"/>
        <w:spacing w:after="0" w:line="240" w:lineRule="auto"/>
        <w:jc w:val="both"/>
        <w:textAlignment w:val="baseline"/>
        <w:rPr>
          <w:rFonts w:ascii="Arial" w:eastAsia="Times New Roman" w:hAnsi="Arial" w:cs="Arial"/>
          <w:b/>
          <w:bCs/>
          <w:color w:val="273239"/>
          <w:spacing w:val="2"/>
          <w:sz w:val="26"/>
          <w:lang w:eastAsia="en-IN"/>
        </w:rPr>
      </w:pPr>
    </w:p>
    <w:p w14:paraId="6FA8C805" w14:textId="77777777" w:rsidR="0006625D" w:rsidRPr="0006625D" w:rsidRDefault="00BB300C" w:rsidP="00BB300C">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lang w:eastAsia="en-IN"/>
        </w:rPr>
        <w:t>3.Full-Duplex</w:t>
      </w:r>
      <w:r w:rsidR="0006625D" w:rsidRPr="0006625D">
        <w:rPr>
          <w:rFonts w:ascii="Arial" w:eastAsia="Times New Roman" w:hAnsi="Arial" w:cs="Arial"/>
          <w:b/>
          <w:bCs/>
          <w:color w:val="273239"/>
          <w:spacing w:val="2"/>
          <w:sz w:val="26"/>
          <w:lang w:eastAsia="en-IN"/>
        </w:rPr>
        <w:t>Mode</w:t>
      </w:r>
      <w:r w:rsidR="0006625D" w:rsidRPr="0006625D">
        <w:rPr>
          <w:rFonts w:ascii="Arial" w:eastAsia="Times New Roman" w:hAnsi="Arial" w:cs="Arial"/>
          <w:color w:val="273239"/>
          <w:spacing w:val="2"/>
          <w:sz w:val="26"/>
          <w:szCs w:val="26"/>
          <w:lang w:eastAsia="en-IN"/>
        </w:rPr>
        <w:t> </w:t>
      </w:r>
      <w:r w:rsidR="0006625D" w:rsidRPr="0006625D">
        <w:rPr>
          <w:rFonts w:ascii="Arial" w:eastAsia="Times New Roman" w:hAnsi="Arial" w:cs="Arial"/>
          <w:b/>
          <w:bCs/>
          <w:color w:val="273239"/>
          <w:spacing w:val="2"/>
          <w:sz w:val="26"/>
          <w:lang w:eastAsia="en-IN"/>
        </w:rPr>
        <w:t>–</w:t>
      </w:r>
      <w:r w:rsidR="0006625D" w:rsidRPr="0006625D">
        <w:rPr>
          <w:rFonts w:ascii="Arial" w:eastAsia="Times New Roman" w:hAnsi="Arial" w:cs="Arial"/>
          <w:color w:val="273239"/>
          <w:spacing w:val="2"/>
          <w:sz w:val="26"/>
          <w:szCs w:val="26"/>
          <w:lang w:eastAsia="en-IN"/>
        </w:rPr>
        <w:br/>
        <w:t xml:space="preserve">In full-duplex mode, both stations can transmit and receive simultaneously. In </w:t>
      </w:r>
      <w:proofErr w:type="spellStart"/>
      <w:r w:rsidR="0006625D" w:rsidRPr="0006625D">
        <w:rPr>
          <w:rFonts w:ascii="Arial" w:eastAsia="Times New Roman" w:hAnsi="Arial" w:cs="Arial"/>
          <w:color w:val="273239"/>
          <w:spacing w:val="2"/>
          <w:sz w:val="26"/>
          <w:szCs w:val="26"/>
          <w:lang w:eastAsia="en-IN"/>
        </w:rPr>
        <w:t>full_duplex</w:t>
      </w:r>
      <w:proofErr w:type="spellEnd"/>
      <w:r w:rsidR="0006625D" w:rsidRPr="0006625D">
        <w:rPr>
          <w:rFonts w:ascii="Arial" w:eastAsia="Times New Roman" w:hAnsi="Arial" w:cs="Arial"/>
          <w:color w:val="273239"/>
          <w:spacing w:val="2"/>
          <w:sz w:val="26"/>
          <w:szCs w:val="26"/>
          <w:lang w:eastAsia="en-IN"/>
        </w:rPr>
        <w:t xml:space="preserve"> mode, signals going in one direction share the capacity of the link with signals going in another direction, this sharing can occur in two ways: </w:t>
      </w:r>
    </w:p>
    <w:p w14:paraId="390E6B04" w14:textId="77777777" w:rsidR="0006625D" w:rsidRPr="0006625D" w:rsidRDefault="0006625D" w:rsidP="003437D3">
      <w:pPr>
        <w:numPr>
          <w:ilvl w:val="0"/>
          <w:numId w:val="1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Either the link must contain two physically separate transmission paths, one for sending and the other for receiving.</w:t>
      </w:r>
    </w:p>
    <w:p w14:paraId="792C5463" w14:textId="77777777" w:rsidR="0006625D" w:rsidRPr="0006625D" w:rsidRDefault="0006625D" w:rsidP="003437D3">
      <w:pPr>
        <w:numPr>
          <w:ilvl w:val="0"/>
          <w:numId w:val="14"/>
        </w:numPr>
        <w:shd w:val="clear" w:color="auto" w:fill="FFFFFF"/>
        <w:spacing w:after="0" w:line="240" w:lineRule="auto"/>
        <w:ind w:left="360"/>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Or the capacity is divided between signals traveling in both directions. </w:t>
      </w:r>
      <w:r w:rsidRPr="0006625D">
        <w:rPr>
          <w:rFonts w:ascii="Arial" w:eastAsia="Times New Roman" w:hAnsi="Arial" w:cs="Arial"/>
          <w:color w:val="273239"/>
          <w:spacing w:val="2"/>
          <w:sz w:val="26"/>
          <w:szCs w:val="26"/>
          <w:lang w:eastAsia="en-IN"/>
        </w:rPr>
        <w:br/>
        <w:t> </w:t>
      </w:r>
    </w:p>
    <w:p w14:paraId="34AE554C" w14:textId="77777777" w:rsidR="0006625D" w:rsidRPr="0006625D" w:rsidRDefault="0006625D" w:rsidP="00BB300C">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sidRPr="0006625D">
        <w:rPr>
          <w:rFonts w:ascii="Arial" w:eastAsia="Times New Roman" w:hAnsi="Arial" w:cs="Arial"/>
          <w:color w:val="273239"/>
          <w:spacing w:val="2"/>
          <w:sz w:val="26"/>
          <w:szCs w:val="26"/>
          <w:lang w:eastAsia="en-IN"/>
        </w:rPr>
        <w:t>Full-duplex mode is used when communication in both directions is required all the time. The capacity of the channel, however, must be divided between the two directions. </w:t>
      </w:r>
      <w:r w:rsidRPr="0006625D">
        <w:rPr>
          <w:rFonts w:ascii="Arial" w:eastAsia="Times New Roman" w:hAnsi="Arial" w:cs="Arial"/>
          <w:color w:val="273239"/>
          <w:spacing w:val="2"/>
          <w:sz w:val="26"/>
          <w:szCs w:val="26"/>
          <w:lang w:eastAsia="en-IN"/>
        </w:rPr>
        <w:br/>
        <w:t xml:space="preserve">Example: Telephone Network in which there is communication between two </w:t>
      </w:r>
      <w:r w:rsidRPr="0006625D">
        <w:rPr>
          <w:rFonts w:ascii="Arial" w:eastAsia="Times New Roman" w:hAnsi="Arial" w:cs="Arial"/>
          <w:color w:val="273239"/>
          <w:spacing w:val="2"/>
          <w:sz w:val="26"/>
          <w:szCs w:val="26"/>
          <w:lang w:eastAsia="en-IN"/>
        </w:rPr>
        <w:lastRenderedPageBreak/>
        <w:t>persons by a telephone line, through which both can talk and listen at the same time. </w:t>
      </w:r>
    </w:p>
    <w:p w14:paraId="1F0B1DDA" w14:textId="77777777" w:rsidR="0006625D" w:rsidRPr="0006625D" w:rsidRDefault="00994E41" w:rsidP="0006625D">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br w:type="textWrapping" w:clear="all"/>
      </w:r>
    </w:p>
    <w:p w14:paraId="0884F47D" w14:textId="77777777" w:rsidR="0006625D" w:rsidRDefault="00994E41"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2FD82A7E" wp14:editId="12E2F12D">
            <wp:extent cx="4171950" cy="12668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srcRect l="36214" t="44943" r="37292" b="40745"/>
                    <a:stretch>
                      <a:fillRect/>
                    </a:stretch>
                  </pic:blipFill>
                  <pic:spPr bwMode="auto">
                    <a:xfrm>
                      <a:off x="0" y="0"/>
                      <a:ext cx="4171950" cy="1266825"/>
                    </a:xfrm>
                    <a:prstGeom prst="rect">
                      <a:avLst/>
                    </a:prstGeom>
                    <a:noFill/>
                    <a:ln w="9525">
                      <a:noFill/>
                      <a:miter lim="800000"/>
                      <a:headEnd/>
                      <a:tailEnd/>
                    </a:ln>
                  </pic:spPr>
                </pic:pic>
              </a:graphicData>
            </a:graphic>
          </wp:inline>
        </w:drawing>
      </w:r>
    </w:p>
    <w:p w14:paraId="6FA40D0A" w14:textId="77777777" w:rsidR="00844A05" w:rsidRDefault="00844A05" w:rsidP="00844A05">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What is Topology?</w:t>
      </w:r>
    </w:p>
    <w:p w14:paraId="03952A3A" w14:textId="77777777" w:rsidR="00844A05" w:rsidRDefault="00844A05" w:rsidP="00844A05">
      <w:pPr>
        <w:pStyle w:val="NormalWeb"/>
        <w:shd w:val="clear" w:color="auto" w:fill="FFFFFF"/>
        <w:jc w:val="both"/>
        <w:rPr>
          <w:rFonts w:ascii="Segoe UI" w:hAnsi="Segoe UI" w:cs="Segoe UI"/>
          <w:color w:val="333333"/>
        </w:rPr>
      </w:pPr>
      <w:r>
        <w:rPr>
          <w:rFonts w:ascii="Segoe UI" w:hAnsi="Segoe UI" w:cs="Segoe UI"/>
          <w:color w:val="333333"/>
        </w:rPr>
        <w:t xml:space="preserve">Topology defines the structure of the network of how all the components are interconnected to each other. There are two types of </w:t>
      </w:r>
      <w:proofErr w:type="gramStart"/>
      <w:r>
        <w:rPr>
          <w:rFonts w:ascii="Segoe UI" w:hAnsi="Segoe UI" w:cs="Segoe UI"/>
          <w:color w:val="333333"/>
        </w:rPr>
        <w:t>topology</w:t>
      </w:r>
      <w:proofErr w:type="gramEnd"/>
      <w:r>
        <w:rPr>
          <w:rFonts w:ascii="Segoe UI" w:hAnsi="Segoe UI" w:cs="Segoe UI"/>
          <w:color w:val="333333"/>
        </w:rPr>
        <w:t>: physical and logical topology.</w:t>
      </w:r>
    </w:p>
    <w:p w14:paraId="0C81B4A3" w14:textId="77777777" w:rsidR="00844A05" w:rsidRDefault="00844A05" w:rsidP="00844A05">
      <w:pPr>
        <w:pStyle w:val="NormalWeb"/>
        <w:shd w:val="clear" w:color="auto" w:fill="FFFFFF"/>
        <w:jc w:val="both"/>
        <w:rPr>
          <w:rFonts w:ascii="Segoe UI" w:hAnsi="Segoe UI" w:cs="Segoe UI"/>
          <w:color w:val="333333"/>
        </w:rPr>
      </w:pPr>
      <w:r>
        <w:rPr>
          <w:rFonts w:ascii="Segoe UI" w:hAnsi="Segoe UI" w:cs="Segoe UI"/>
          <w:color w:val="333333"/>
        </w:rPr>
        <w:t>Physical topology is the geometric representation of all the nodes in a network.</w:t>
      </w:r>
    </w:p>
    <w:p w14:paraId="66FB8237" w14:textId="77777777" w:rsidR="00844A05" w:rsidRDefault="00844A05"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274B172D" wp14:editId="06C4EC4C">
            <wp:extent cx="4943475" cy="260656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srcRect l="18945" t="27515" r="35354" b="29586"/>
                    <a:stretch>
                      <a:fillRect/>
                    </a:stretch>
                  </pic:blipFill>
                  <pic:spPr bwMode="auto">
                    <a:xfrm>
                      <a:off x="0" y="0"/>
                      <a:ext cx="4943475" cy="2606560"/>
                    </a:xfrm>
                    <a:prstGeom prst="rect">
                      <a:avLst/>
                    </a:prstGeom>
                    <a:noFill/>
                    <a:ln w="9525">
                      <a:noFill/>
                      <a:miter lim="800000"/>
                      <a:headEnd/>
                      <a:tailEnd/>
                    </a:ln>
                  </pic:spPr>
                </pic:pic>
              </a:graphicData>
            </a:graphic>
          </wp:inline>
        </w:drawing>
      </w:r>
    </w:p>
    <w:p w14:paraId="59BF703D" w14:textId="77777777" w:rsidR="00AD170E" w:rsidRDefault="00AD170E" w:rsidP="00AD170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Bus Topology</w:t>
      </w:r>
    </w:p>
    <w:p w14:paraId="2041C275" w14:textId="77777777" w:rsidR="00AD170E" w:rsidRDefault="00AD170E"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lastRenderedPageBreak/>
        <w:drawing>
          <wp:inline distT="0" distB="0" distL="0" distR="0" wp14:anchorId="4BA9D602" wp14:editId="4D83DF9F">
            <wp:extent cx="3057525" cy="1689382"/>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srcRect l="18447" t="22485" r="55099" b="51479"/>
                    <a:stretch>
                      <a:fillRect/>
                    </a:stretch>
                  </pic:blipFill>
                  <pic:spPr bwMode="auto">
                    <a:xfrm>
                      <a:off x="0" y="0"/>
                      <a:ext cx="3057525" cy="1689382"/>
                    </a:xfrm>
                    <a:prstGeom prst="rect">
                      <a:avLst/>
                    </a:prstGeom>
                    <a:noFill/>
                    <a:ln w="9525">
                      <a:noFill/>
                      <a:miter lim="800000"/>
                      <a:headEnd/>
                      <a:tailEnd/>
                    </a:ln>
                  </pic:spPr>
                </pic:pic>
              </a:graphicData>
            </a:graphic>
          </wp:inline>
        </w:drawing>
      </w:r>
    </w:p>
    <w:p w14:paraId="15CDC45E"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bus topology is designed in such a way that all the stations are connected through a single cable known as a backbone cable.</w:t>
      </w:r>
    </w:p>
    <w:p w14:paraId="11F31707"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Each node is either connected to the backbone cable by drop cable or directly connected to the backbone cable.</w:t>
      </w:r>
    </w:p>
    <w:p w14:paraId="35C728F5"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When a node wants to send a message over the network, it puts a message over the network. All the stations available in the network will receive the message whether it has been addressed or not.</w:t>
      </w:r>
    </w:p>
    <w:p w14:paraId="347B086F"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bus topology is mainly used in 802.3 (ethernet) and 802.4 standard networks.</w:t>
      </w:r>
    </w:p>
    <w:p w14:paraId="6EFF6476"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configuration of a bus topology is quite simpler as compared to other topologies.</w:t>
      </w:r>
    </w:p>
    <w:p w14:paraId="56BDF069"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backbone cable is considered as a </w:t>
      </w:r>
      <w:r w:rsidRPr="00AD170E">
        <w:rPr>
          <w:rFonts w:ascii="Segoe UI" w:eastAsia="Times New Roman" w:hAnsi="Segoe UI" w:cs="Segoe UI"/>
          <w:b/>
          <w:bCs/>
          <w:color w:val="000000"/>
          <w:sz w:val="24"/>
          <w:szCs w:val="24"/>
          <w:lang w:eastAsia="en-IN"/>
        </w:rPr>
        <w:t>"single lane"</w:t>
      </w:r>
      <w:r w:rsidRPr="00AD170E">
        <w:rPr>
          <w:rFonts w:ascii="Segoe UI" w:eastAsia="Times New Roman" w:hAnsi="Segoe UI" w:cs="Segoe UI"/>
          <w:color w:val="000000"/>
          <w:sz w:val="24"/>
          <w:szCs w:val="24"/>
          <w:lang w:eastAsia="en-IN"/>
        </w:rPr>
        <w:t> through which the message is broadcast to all the stations.</w:t>
      </w:r>
    </w:p>
    <w:p w14:paraId="4FBCDB90" w14:textId="77777777" w:rsidR="00AD170E" w:rsidRPr="00AD170E" w:rsidRDefault="00AD170E" w:rsidP="003437D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70E">
        <w:rPr>
          <w:rFonts w:ascii="Segoe UI" w:eastAsia="Times New Roman" w:hAnsi="Segoe UI" w:cs="Segoe UI"/>
          <w:color w:val="000000"/>
          <w:sz w:val="24"/>
          <w:szCs w:val="24"/>
          <w:lang w:eastAsia="en-IN"/>
        </w:rPr>
        <w:t>The most common access method of the bus topologies is </w:t>
      </w:r>
      <w:r w:rsidRPr="00AD170E">
        <w:rPr>
          <w:rFonts w:ascii="Segoe UI" w:eastAsia="Times New Roman" w:hAnsi="Segoe UI" w:cs="Segoe UI"/>
          <w:b/>
          <w:bCs/>
          <w:color w:val="000000"/>
          <w:sz w:val="24"/>
          <w:szCs w:val="24"/>
          <w:lang w:eastAsia="en-IN"/>
        </w:rPr>
        <w:t>CSMA</w:t>
      </w:r>
      <w:r w:rsidRPr="00AD170E">
        <w:rPr>
          <w:rFonts w:ascii="Segoe UI" w:eastAsia="Times New Roman" w:hAnsi="Segoe UI" w:cs="Segoe UI"/>
          <w:color w:val="000000"/>
          <w:sz w:val="24"/>
          <w:szCs w:val="24"/>
          <w:lang w:eastAsia="en-IN"/>
        </w:rPr>
        <w:t> (Carrier Sense Multiple Access).</w:t>
      </w:r>
    </w:p>
    <w:p w14:paraId="07E5FD91" w14:textId="77777777" w:rsidR="00AD170E" w:rsidRDefault="00AD170E" w:rsidP="00AD170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Ring Topology</w:t>
      </w:r>
    </w:p>
    <w:p w14:paraId="1D3D58A7" w14:textId="77777777" w:rsidR="00AD170E" w:rsidRDefault="00AD170E"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5726A8E2" wp14:editId="0129C2F1">
            <wp:extent cx="1943100" cy="15621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srcRect l="18447" t="43296" r="57425" b="22189"/>
                    <a:stretch>
                      <a:fillRect/>
                    </a:stretch>
                  </pic:blipFill>
                  <pic:spPr bwMode="auto">
                    <a:xfrm>
                      <a:off x="0" y="0"/>
                      <a:ext cx="1943100" cy="1562100"/>
                    </a:xfrm>
                    <a:prstGeom prst="rect">
                      <a:avLst/>
                    </a:prstGeom>
                    <a:noFill/>
                    <a:ln w="9525">
                      <a:noFill/>
                      <a:miter lim="800000"/>
                      <a:headEnd/>
                      <a:tailEnd/>
                    </a:ln>
                  </pic:spPr>
                </pic:pic>
              </a:graphicData>
            </a:graphic>
          </wp:inline>
        </w:drawing>
      </w:r>
    </w:p>
    <w:p w14:paraId="557EC241"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Ring topology is like a bus topology, but with connected ends.</w:t>
      </w:r>
    </w:p>
    <w:p w14:paraId="7AEF0B4E"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lastRenderedPageBreak/>
        <w:t>The node that receives the message from the previous computer will retransmit to the next node.</w:t>
      </w:r>
    </w:p>
    <w:p w14:paraId="3F91AB6B"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data flows in one direction, i.e., it is unidirectional.</w:t>
      </w:r>
    </w:p>
    <w:p w14:paraId="5269F9EB"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data flows in a single loop continuously known as an endless loop.</w:t>
      </w:r>
    </w:p>
    <w:p w14:paraId="46A5823D"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It has no terminated ends, i.e., each node is connected to other node and having no termination point.</w:t>
      </w:r>
    </w:p>
    <w:p w14:paraId="56823E24"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data in a ring topology flow in a clockwise direction.</w:t>
      </w:r>
    </w:p>
    <w:p w14:paraId="5D96DF11" w14:textId="77777777" w:rsidR="0020431B" w:rsidRPr="0020431B" w:rsidRDefault="0020431B" w:rsidP="003437D3">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most common access method of the ring topology is </w:t>
      </w:r>
      <w:r w:rsidRPr="0020431B">
        <w:rPr>
          <w:rFonts w:ascii="Segoe UI" w:eastAsia="Times New Roman" w:hAnsi="Segoe UI" w:cs="Segoe UI"/>
          <w:b/>
          <w:bCs/>
          <w:color w:val="000000"/>
          <w:sz w:val="24"/>
          <w:szCs w:val="24"/>
          <w:lang w:eastAsia="en-IN"/>
        </w:rPr>
        <w:t>token passing</w:t>
      </w:r>
      <w:r w:rsidRPr="0020431B">
        <w:rPr>
          <w:rFonts w:ascii="Segoe UI" w:eastAsia="Times New Roman" w:hAnsi="Segoe UI" w:cs="Segoe UI"/>
          <w:color w:val="000000"/>
          <w:sz w:val="24"/>
          <w:szCs w:val="24"/>
          <w:lang w:eastAsia="en-IN"/>
        </w:rPr>
        <w:t>.</w:t>
      </w:r>
    </w:p>
    <w:p w14:paraId="7FF86FE8" w14:textId="77777777" w:rsidR="0020431B" w:rsidRPr="0020431B" w:rsidRDefault="0020431B" w:rsidP="003437D3">
      <w:pPr>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Token passing:</w:t>
      </w:r>
      <w:r w:rsidRPr="0020431B">
        <w:rPr>
          <w:rFonts w:ascii="Segoe UI" w:eastAsia="Times New Roman" w:hAnsi="Segoe UI" w:cs="Segoe UI"/>
          <w:color w:val="000000"/>
          <w:sz w:val="24"/>
          <w:szCs w:val="24"/>
          <w:lang w:eastAsia="en-IN"/>
        </w:rPr>
        <w:t> It is a network access method in which token is passed from one node to another node.</w:t>
      </w:r>
    </w:p>
    <w:p w14:paraId="78EA0439" w14:textId="77777777" w:rsidR="0020431B" w:rsidRPr="0020431B" w:rsidRDefault="0020431B" w:rsidP="003437D3">
      <w:pPr>
        <w:numPr>
          <w:ilvl w:val="1"/>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b/>
          <w:bCs/>
          <w:color w:val="000000"/>
          <w:sz w:val="24"/>
          <w:szCs w:val="24"/>
          <w:lang w:eastAsia="en-IN"/>
        </w:rPr>
        <w:t>Token:</w:t>
      </w:r>
      <w:r w:rsidRPr="0020431B">
        <w:rPr>
          <w:rFonts w:ascii="Segoe UI" w:eastAsia="Times New Roman" w:hAnsi="Segoe UI" w:cs="Segoe UI"/>
          <w:color w:val="000000"/>
          <w:sz w:val="24"/>
          <w:szCs w:val="24"/>
          <w:lang w:eastAsia="en-IN"/>
        </w:rPr>
        <w:t> It is a frame that circulates around the network.</w:t>
      </w:r>
    </w:p>
    <w:p w14:paraId="1E68B11C" w14:textId="77777777" w:rsidR="0020431B" w:rsidRDefault="0020431B" w:rsidP="002043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Star Topology</w:t>
      </w:r>
    </w:p>
    <w:p w14:paraId="315F42AF" w14:textId="77777777" w:rsidR="0020431B" w:rsidRDefault="0020431B"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3A284D0D" wp14:editId="3720B9BA">
            <wp:extent cx="3124200" cy="286186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srcRect l="20109" t="46746" r="59583" b="20118"/>
                    <a:stretch>
                      <a:fillRect/>
                    </a:stretch>
                  </pic:blipFill>
                  <pic:spPr bwMode="auto">
                    <a:xfrm>
                      <a:off x="0" y="0"/>
                      <a:ext cx="3131029" cy="2868117"/>
                    </a:xfrm>
                    <a:prstGeom prst="rect">
                      <a:avLst/>
                    </a:prstGeom>
                    <a:noFill/>
                    <a:ln w="9525">
                      <a:noFill/>
                      <a:miter lim="800000"/>
                      <a:headEnd/>
                      <a:tailEnd/>
                    </a:ln>
                  </pic:spPr>
                </pic:pic>
              </a:graphicData>
            </a:graphic>
          </wp:inline>
        </w:drawing>
      </w:r>
    </w:p>
    <w:p w14:paraId="2E8E004D"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Star topology is an arrangement of the network in which every node is connected to the central hub, switch or a central computer.</w:t>
      </w:r>
    </w:p>
    <w:p w14:paraId="18AE63D0"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The central computer is known as a </w:t>
      </w:r>
      <w:r w:rsidRPr="0020431B">
        <w:rPr>
          <w:rFonts w:ascii="Segoe UI" w:eastAsia="Times New Roman" w:hAnsi="Segoe UI" w:cs="Segoe UI"/>
          <w:b/>
          <w:bCs/>
          <w:color w:val="000000"/>
          <w:sz w:val="24"/>
          <w:szCs w:val="24"/>
          <w:lang w:eastAsia="en-IN"/>
        </w:rPr>
        <w:t>server</w:t>
      </w:r>
      <w:r w:rsidRPr="0020431B">
        <w:rPr>
          <w:rFonts w:ascii="Segoe UI" w:eastAsia="Times New Roman" w:hAnsi="Segoe UI" w:cs="Segoe UI"/>
          <w:color w:val="000000"/>
          <w:sz w:val="24"/>
          <w:szCs w:val="24"/>
          <w:lang w:eastAsia="en-IN"/>
        </w:rPr>
        <w:t>, and the peripheral devices attached to the server are known as </w:t>
      </w:r>
      <w:r w:rsidRPr="0020431B">
        <w:rPr>
          <w:rFonts w:ascii="Segoe UI" w:eastAsia="Times New Roman" w:hAnsi="Segoe UI" w:cs="Segoe UI"/>
          <w:b/>
          <w:bCs/>
          <w:color w:val="000000"/>
          <w:sz w:val="24"/>
          <w:szCs w:val="24"/>
          <w:lang w:eastAsia="en-IN"/>
        </w:rPr>
        <w:t>clients</w:t>
      </w:r>
      <w:r w:rsidRPr="0020431B">
        <w:rPr>
          <w:rFonts w:ascii="Segoe UI" w:eastAsia="Times New Roman" w:hAnsi="Segoe UI" w:cs="Segoe UI"/>
          <w:color w:val="000000"/>
          <w:sz w:val="24"/>
          <w:szCs w:val="24"/>
          <w:lang w:eastAsia="en-IN"/>
        </w:rPr>
        <w:t>.</w:t>
      </w:r>
    </w:p>
    <w:p w14:paraId="7537F43B"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Coaxial cable or RJ-45 cables are used to connect the computers.</w:t>
      </w:r>
    </w:p>
    <w:p w14:paraId="7EA17B2F"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Hubs or Switches are mainly used as connection devices in a </w:t>
      </w:r>
      <w:r w:rsidRPr="0020431B">
        <w:rPr>
          <w:rFonts w:ascii="Segoe UI" w:eastAsia="Times New Roman" w:hAnsi="Segoe UI" w:cs="Segoe UI"/>
          <w:b/>
          <w:bCs/>
          <w:color w:val="000000"/>
          <w:sz w:val="24"/>
          <w:szCs w:val="24"/>
          <w:lang w:eastAsia="en-IN"/>
        </w:rPr>
        <w:t>physical star topology</w:t>
      </w:r>
      <w:r w:rsidRPr="0020431B">
        <w:rPr>
          <w:rFonts w:ascii="Segoe UI" w:eastAsia="Times New Roman" w:hAnsi="Segoe UI" w:cs="Segoe UI"/>
          <w:color w:val="000000"/>
          <w:sz w:val="24"/>
          <w:szCs w:val="24"/>
          <w:lang w:eastAsia="en-IN"/>
        </w:rPr>
        <w:t>.</w:t>
      </w:r>
    </w:p>
    <w:p w14:paraId="13FFAEBE" w14:textId="77777777" w:rsidR="0020431B" w:rsidRPr="0020431B" w:rsidRDefault="0020431B" w:rsidP="003437D3">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0431B">
        <w:rPr>
          <w:rFonts w:ascii="Segoe UI" w:eastAsia="Times New Roman" w:hAnsi="Segoe UI" w:cs="Segoe UI"/>
          <w:color w:val="000000"/>
          <w:sz w:val="24"/>
          <w:szCs w:val="24"/>
          <w:lang w:eastAsia="en-IN"/>
        </w:rPr>
        <w:t>Star topology is the most popular topology in network implementation.</w:t>
      </w:r>
    </w:p>
    <w:p w14:paraId="76A4F42E" w14:textId="77777777" w:rsidR="0020431B" w:rsidRDefault="0020431B" w:rsidP="002043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Tree topology</w:t>
      </w:r>
    </w:p>
    <w:p w14:paraId="3138785B" w14:textId="77777777" w:rsidR="0020431B" w:rsidRDefault="0020431B"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7D81D6E1" wp14:editId="791D6C6C">
            <wp:extent cx="3200400" cy="193516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srcRect l="19111" t="57396" r="58089" b="18048"/>
                    <a:stretch>
                      <a:fillRect/>
                    </a:stretch>
                  </pic:blipFill>
                  <pic:spPr bwMode="auto">
                    <a:xfrm>
                      <a:off x="0" y="0"/>
                      <a:ext cx="3200400" cy="1935162"/>
                    </a:xfrm>
                    <a:prstGeom prst="rect">
                      <a:avLst/>
                    </a:prstGeom>
                    <a:noFill/>
                    <a:ln w="9525">
                      <a:noFill/>
                      <a:miter lim="800000"/>
                      <a:headEnd/>
                      <a:tailEnd/>
                    </a:ln>
                  </pic:spPr>
                </pic:pic>
              </a:graphicData>
            </a:graphic>
          </wp:inline>
        </w:drawing>
      </w:r>
    </w:p>
    <w:p w14:paraId="5E6E0769"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t>Tree topology combines the characteristics of bus topology and star topology.</w:t>
      </w:r>
    </w:p>
    <w:p w14:paraId="3E1F2481"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t>A tree topology is a type of structure in which all the computers are connected with each other in hierarchical fashion.</w:t>
      </w:r>
    </w:p>
    <w:p w14:paraId="4BC84F24"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t>The top-most node in tree topology is known as a root node, and all other nodes are the descendants of the root node.</w:t>
      </w:r>
    </w:p>
    <w:p w14:paraId="5E90EF98" w14:textId="77777777" w:rsidR="004500F1" w:rsidRPr="004500F1" w:rsidRDefault="004500F1" w:rsidP="003437D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0F1">
        <w:rPr>
          <w:rFonts w:ascii="Segoe UI" w:eastAsia="Times New Roman" w:hAnsi="Segoe UI" w:cs="Segoe UI"/>
          <w:color w:val="000000"/>
          <w:sz w:val="24"/>
          <w:szCs w:val="24"/>
          <w:lang w:eastAsia="en-IN"/>
        </w:rPr>
        <w:t>There is only one path exists between two nodes for the data transmission. Thus, it forms a parent-child hierarchy.</w:t>
      </w:r>
    </w:p>
    <w:p w14:paraId="41E41C96" w14:textId="1A332714" w:rsidR="004500F1" w:rsidRPr="004500F1" w:rsidRDefault="004500F1" w:rsidP="00CE15C8">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14:paraId="61C5F27C" w14:textId="77777777" w:rsidR="004500F1" w:rsidRPr="004500F1" w:rsidRDefault="004500F1" w:rsidP="004500F1">
      <w:pPr>
        <w:spacing w:after="0" w:line="240" w:lineRule="auto"/>
        <w:rPr>
          <w:rFonts w:ascii="Times New Roman" w:eastAsia="Times New Roman" w:hAnsi="Times New Roman" w:cs="Times New Roman"/>
          <w:sz w:val="24"/>
          <w:szCs w:val="24"/>
          <w:lang w:eastAsia="en-IN"/>
        </w:rPr>
      </w:pPr>
    </w:p>
    <w:p w14:paraId="01F46780" w14:textId="77777777" w:rsidR="004500F1" w:rsidRPr="004500F1" w:rsidRDefault="004500F1" w:rsidP="004500F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4500F1">
        <w:rPr>
          <w:rFonts w:ascii="Helvetica" w:eastAsia="Times New Roman" w:hAnsi="Helvetica" w:cs="Times New Roman"/>
          <w:color w:val="610B38"/>
          <w:sz w:val="38"/>
          <w:szCs w:val="38"/>
          <w:lang w:eastAsia="en-IN"/>
        </w:rPr>
        <w:t>Mesh topology</w:t>
      </w:r>
    </w:p>
    <w:p w14:paraId="183354EC" w14:textId="77777777" w:rsidR="004500F1" w:rsidRDefault="004500F1"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78D560A5" wp14:editId="2CE98C0F">
            <wp:extent cx="2390775" cy="1774403"/>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a:srcRect l="19610" t="53254" r="59118" b="18639"/>
                    <a:stretch>
                      <a:fillRect/>
                    </a:stretch>
                  </pic:blipFill>
                  <pic:spPr bwMode="auto">
                    <a:xfrm>
                      <a:off x="0" y="0"/>
                      <a:ext cx="2390775" cy="1774403"/>
                    </a:xfrm>
                    <a:prstGeom prst="rect">
                      <a:avLst/>
                    </a:prstGeom>
                    <a:noFill/>
                    <a:ln w="9525">
                      <a:noFill/>
                      <a:miter lim="800000"/>
                      <a:headEnd/>
                      <a:tailEnd/>
                    </a:ln>
                  </pic:spPr>
                </pic:pic>
              </a:graphicData>
            </a:graphic>
          </wp:inline>
        </w:drawing>
      </w:r>
    </w:p>
    <w:p w14:paraId="044D96CA"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technology is an arrangement of the network in which computers are interconnected with each other through various redundant connections.</w:t>
      </w:r>
    </w:p>
    <w:p w14:paraId="2F9E7E94"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There are multiple paths from one computer to another computer.</w:t>
      </w:r>
    </w:p>
    <w:p w14:paraId="6E6ABA45"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lastRenderedPageBreak/>
        <w:t>It does not contain the switch, hub or any central computer which acts as a central point of communication.</w:t>
      </w:r>
    </w:p>
    <w:p w14:paraId="0F78E65A"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The Internet is an example of the mesh topology.</w:t>
      </w:r>
    </w:p>
    <w:p w14:paraId="2C29B2C9"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topology is mainly used for WAN implementations where communication failures are a critical concern.</w:t>
      </w:r>
    </w:p>
    <w:p w14:paraId="56BC8350"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topology is mainly used for wireless networks.</w:t>
      </w:r>
    </w:p>
    <w:p w14:paraId="19067A0B" w14:textId="77777777" w:rsidR="00C35EC1" w:rsidRPr="00C35EC1" w:rsidRDefault="00C35EC1" w:rsidP="003437D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EC1">
        <w:rPr>
          <w:rFonts w:ascii="Segoe UI" w:eastAsia="Times New Roman" w:hAnsi="Segoe UI" w:cs="Segoe UI"/>
          <w:color w:val="000000"/>
          <w:sz w:val="24"/>
          <w:szCs w:val="24"/>
          <w:lang w:eastAsia="en-IN"/>
        </w:rPr>
        <w:t>Mesh topology can be formed by using the formula:</w:t>
      </w:r>
      <w:r w:rsidRPr="00C35EC1">
        <w:rPr>
          <w:rFonts w:ascii="Segoe UI" w:eastAsia="Times New Roman" w:hAnsi="Segoe UI" w:cs="Segoe UI"/>
          <w:color w:val="000000"/>
          <w:sz w:val="24"/>
          <w:szCs w:val="24"/>
          <w:lang w:eastAsia="en-IN"/>
        </w:rPr>
        <w:br/>
      </w:r>
      <w:r w:rsidRPr="00C35EC1">
        <w:rPr>
          <w:rFonts w:ascii="Segoe UI" w:eastAsia="Times New Roman" w:hAnsi="Segoe UI" w:cs="Segoe UI"/>
          <w:b/>
          <w:bCs/>
          <w:color w:val="000000"/>
          <w:sz w:val="24"/>
          <w:szCs w:val="24"/>
          <w:lang w:eastAsia="en-IN"/>
        </w:rPr>
        <w:t>Number of cables = (n*(n-1))/2;</w:t>
      </w:r>
    </w:p>
    <w:p w14:paraId="345FB961" w14:textId="77777777" w:rsidR="00C35EC1" w:rsidRPr="00C35EC1" w:rsidRDefault="00C35EC1" w:rsidP="00C35EC1">
      <w:pPr>
        <w:spacing w:after="0" w:line="240" w:lineRule="auto"/>
        <w:rPr>
          <w:rFonts w:ascii="Times New Roman" w:eastAsia="Times New Roman" w:hAnsi="Times New Roman" w:cs="Times New Roman"/>
          <w:sz w:val="24"/>
          <w:szCs w:val="24"/>
          <w:lang w:eastAsia="en-IN"/>
        </w:rPr>
      </w:pPr>
    </w:p>
    <w:p w14:paraId="57578C63" w14:textId="77777777" w:rsidR="00C35EC1" w:rsidRPr="00C35EC1" w:rsidRDefault="00C35EC1" w:rsidP="00C35EC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C35EC1">
        <w:rPr>
          <w:rFonts w:ascii="Helvetica" w:eastAsia="Times New Roman" w:hAnsi="Helvetica" w:cs="Times New Roman"/>
          <w:color w:val="610B38"/>
          <w:sz w:val="38"/>
          <w:szCs w:val="38"/>
          <w:lang w:eastAsia="en-IN"/>
        </w:rPr>
        <w:t>Hybrid Topology</w:t>
      </w:r>
    </w:p>
    <w:p w14:paraId="54B19D1D" w14:textId="77777777" w:rsidR="00C35EC1" w:rsidRDefault="00C35EC1"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01E4AA19" wp14:editId="3C5E30BD">
            <wp:extent cx="3248025" cy="2074441"/>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srcRect l="19111" t="26627" r="34338" b="20414"/>
                    <a:stretch>
                      <a:fillRect/>
                    </a:stretch>
                  </pic:blipFill>
                  <pic:spPr bwMode="auto">
                    <a:xfrm>
                      <a:off x="0" y="0"/>
                      <a:ext cx="3251118" cy="2076417"/>
                    </a:xfrm>
                    <a:prstGeom prst="rect">
                      <a:avLst/>
                    </a:prstGeom>
                    <a:noFill/>
                    <a:ln w="9525">
                      <a:noFill/>
                      <a:miter lim="800000"/>
                      <a:headEnd/>
                      <a:tailEnd/>
                    </a:ln>
                  </pic:spPr>
                </pic:pic>
              </a:graphicData>
            </a:graphic>
          </wp:inline>
        </w:drawing>
      </w:r>
    </w:p>
    <w:p w14:paraId="3CE531A2" w14:textId="77777777" w:rsidR="00400F3C" w:rsidRPr="00400F3C" w:rsidRDefault="00400F3C" w:rsidP="003437D3">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color w:val="000000"/>
          <w:sz w:val="24"/>
          <w:szCs w:val="24"/>
          <w:lang w:eastAsia="en-IN"/>
        </w:rPr>
        <w:t>The combination of various different topologies is known as </w:t>
      </w:r>
      <w:r w:rsidRPr="00400F3C">
        <w:rPr>
          <w:rFonts w:ascii="Segoe UI" w:eastAsia="Times New Roman" w:hAnsi="Segoe UI" w:cs="Segoe UI"/>
          <w:b/>
          <w:bCs/>
          <w:color w:val="000000"/>
          <w:sz w:val="24"/>
          <w:szCs w:val="24"/>
          <w:lang w:eastAsia="en-IN"/>
        </w:rPr>
        <w:t>Hybrid topology</w:t>
      </w:r>
      <w:r w:rsidRPr="00400F3C">
        <w:rPr>
          <w:rFonts w:ascii="Segoe UI" w:eastAsia="Times New Roman" w:hAnsi="Segoe UI" w:cs="Segoe UI"/>
          <w:color w:val="000000"/>
          <w:sz w:val="24"/>
          <w:szCs w:val="24"/>
          <w:lang w:eastAsia="en-IN"/>
        </w:rPr>
        <w:t>.</w:t>
      </w:r>
    </w:p>
    <w:p w14:paraId="3FADF45C" w14:textId="77777777" w:rsidR="00400F3C" w:rsidRPr="00400F3C" w:rsidRDefault="00400F3C" w:rsidP="003437D3">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color w:val="000000"/>
          <w:sz w:val="24"/>
          <w:szCs w:val="24"/>
          <w:lang w:eastAsia="en-IN"/>
        </w:rPr>
        <w:t>A Hybrid topology is a connection between different links and nodes to transfer the data.</w:t>
      </w:r>
    </w:p>
    <w:p w14:paraId="0F844577" w14:textId="77777777" w:rsidR="00400F3C" w:rsidRPr="00400F3C" w:rsidRDefault="00400F3C" w:rsidP="003437D3">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00F3C">
        <w:rPr>
          <w:rFonts w:ascii="Segoe UI" w:eastAsia="Times New Roman" w:hAnsi="Segoe UI" w:cs="Segoe UI"/>
          <w:color w:val="000000"/>
          <w:sz w:val="24"/>
          <w:szCs w:val="24"/>
          <w:lang w:eastAsia="en-IN"/>
        </w:rPr>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0B607A53" w14:textId="77777777" w:rsidR="0083003C" w:rsidRPr="003437D3" w:rsidRDefault="00670BB0" w:rsidP="0083003C">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lastRenderedPageBreak/>
        <w:drawing>
          <wp:inline distT="0" distB="0" distL="0" distR="0" wp14:anchorId="04808A39" wp14:editId="524362BB">
            <wp:extent cx="4676775" cy="3360683"/>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l="16120" t="29290" r="47128" b="23669"/>
                    <a:stretch>
                      <a:fillRect/>
                    </a:stretch>
                  </pic:blipFill>
                  <pic:spPr bwMode="auto">
                    <a:xfrm>
                      <a:off x="0" y="0"/>
                      <a:ext cx="4676775" cy="3360683"/>
                    </a:xfrm>
                    <a:prstGeom prst="rect">
                      <a:avLst/>
                    </a:prstGeom>
                    <a:noFill/>
                    <a:ln w="9525">
                      <a:noFill/>
                      <a:miter lim="800000"/>
                      <a:headEnd/>
                      <a:tailEnd/>
                    </a:ln>
                  </pic:spPr>
                </pic:pic>
              </a:graphicData>
            </a:graphic>
          </wp:inline>
        </w:drawing>
      </w:r>
    </w:p>
    <w:p w14:paraId="0F417CAD"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3437D3">
        <w:rPr>
          <w:rFonts w:ascii="Helvetica" w:eastAsia="Times New Roman" w:hAnsi="Helvetica" w:cs="Times New Roman"/>
          <w:color w:val="610B38"/>
          <w:sz w:val="38"/>
          <w:szCs w:val="38"/>
          <w:lang w:eastAsia="en-IN"/>
        </w:rPr>
        <w:t>Functions of the OSI Layers</w:t>
      </w:r>
    </w:p>
    <w:p w14:paraId="5E58A701" w14:textId="77777777" w:rsidR="003437D3" w:rsidRPr="003437D3" w:rsidRDefault="003437D3" w:rsidP="003437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437D3">
        <w:rPr>
          <w:rFonts w:ascii="Segoe UI" w:eastAsia="Times New Roman" w:hAnsi="Segoe UI" w:cs="Segoe UI"/>
          <w:color w:val="333333"/>
          <w:sz w:val="24"/>
          <w:szCs w:val="24"/>
          <w:lang w:eastAsia="en-IN"/>
        </w:rPr>
        <w:t xml:space="preserve">There are the seven OSI layers. Each layer has different functions. A list of seven layers </w:t>
      </w:r>
      <w:proofErr w:type="gramStart"/>
      <w:r w:rsidRPr="003437D3">
        <w:rPr>
          <w:rFonts w:ascii="Segoe UI" w:eastAsia="Times New Roman" w:hAnsi="Segoe UI" w:cs="Segoe UI"/>
          <w:color w:val="333333"/>
          <w:sz w:val="24"/>
          <w:szCs w:val="24"/>
          <w:lang w:eastAsia="en-IN"/>
        </w:rPr>
        <w:t>are</w:t>
      </w:r>
      <w:proofErr w:type="gramEnd"/>
      <w:r w:rsidRPr="003437D3">
        <w:rPr>
          <w:rFonts w:ascii="Segoe UI" w:eastAsia="Times New Roman" w:hAnsi="Segoe UI" w:cs="Segoe UI"/>
          <w:color w:val="333333"/>
          <w:sz w:val="24"/>
          <w:szCs w:val="24"/>
          <w:lang w:eastAsia="en-IN"/>
        </w:rPr>
        <w:t xml:space="preserve"> given below:</w:t>
      </w:r>
    </w:p>
    <w:p w14:paraId="0A0BA703"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Physical Layer</w:t>
      </w:r>
    </w:p>
    <w:p w14:paraId="7C12C2CD"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Data-Link Layer</w:t>
      </w:r>
    </w:p>
    <w:p w14:paraId="76C832D2"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Network Layer</w:t>
      </w:r>
    </w:p>
    <w:p w14:paraId="7952A855"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Transport Layer</w:t>
      </w:r>
    </w:p>
    <w:p w14:paraId="7310C36E"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Session Layer</w:t>
      </w:r>
    </w:p>
    <w:p w14:paraId="65264B38" w14:textId="77777777" w:rsidR="003437D3" w:rsidRP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Presentation Layer</w:t>
      </w:r>
    </w:p>
    <w:p w14:paraId="092091B7" w14:textId="4CD9B5FB" w:rsidR="003437D3" w:rsidRDefault="003437D3" w:rsidP="003437D3">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Application Layer</w:t>
      </w:r>
    </w:p>
    <w:p w14:paraId="151061B4" w14:textId="4275D335" w:rsidR="00C223B8" w:rsidRPr="00C223B8" w:rsidRDefault="00C223B8" w:rsidP="00C223B8">
      <w:pPr>
        <w:shd w:val="clear" w:color="auto" w:fill="FFFFFF"/>
        <w:spacing w:before="100" w:beforeAutospacing="1" w:after="100" w:afterAutospacing="1" w:line="312" w:lineRule="atLeast"/>
        <w:ind w:left="360"/>
        <w:jc w:val="both"/>
        <w:outlineLvl w:val="1"/>
        <w:rPr>
          <w:rFonts w:ascii="Helvetica" w:eastAsia="Times New Roman" w:hAnsi="Helvetica" w:cs="Times New Roman"/>
          <w:color w:val="610B4B"/>
          <w:sz w:val="32"/>
          <w:szCs w:val="32"/>
          <w:lang w:eastAsia="en-IN"/>
        </w:rPr>
      </w:pPr>
      <w:r w:rsidRPr="00C223B8">
        <w:rPr>
          <w:rFonts w:ascii="Helvetica" w:eastAsia="Times New Roman" w:hAnsi="Helvetica" w:cs="Times New Roman"/>
          <w:color w:val="610B4B"/>
          <w:sz w:val="32"/>
          <w:szCs w:val="32"/>
          <w:lang w:eastAsia="en-IN"/>
        </w:rPr>
        <w:t>Physical layer:</w:t>
      </w:r>
    </w:p>
    <w:p w14:paraId="57272DAE" w14:textId="77777777" w:rsidR="00C223B8" w:rsidRPr="003437D3" w:rsidRDefault="00C223B8" w:rsidP="00C223B8">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14:paraId="4182E250"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main functionality of the physical layer is to transmit the individual bits from one node to another node.</w:t>
      </w:r>
    </w:p>
    <w:p w14:paraId="5530DFD1"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the lowest layer of the OSI model.</w:t>
      </w:r>
    </w:p>
    <w:p w14:paraId="4F073D13"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establishes, maintains and deactivates the physical connection.</w:t>
      </w:r>
    </w:p>
    <w:p w14:paraId="63BEEE2C" w14:textId="77777777" w:rsidR="003437D3" w:rsidRPr="003437D3" w:rsidRDefault="003437D3" w:rsidP="003437D3">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lastRenderedPageBreak/>
        <w:t>It specifies the mechanical, electrical and procedural network interface specifications.</w:t>
      </w:r>
    </w:p>
    <w:p w14:paraId="2EC3F9E2"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a Physical layer:</w:t>
      </w:r>
    </w:p>
    <w:p w14:paraId="2F561C28" w14:textId="77777777" w:rsidR="003437D3" w:rsidRPr="003437D3" w:rsidRDefault="003437D3"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Line Configuration:</w:t>
      </w:r>
      <w:r w:rsidRPr="003437D3">
        <w:rPr>
          <w:rFonts w:ascii="Segoe UI" w:eastAsia="Times New Roman" w:hAnsi="Segoe UI" w:cs="Segoe UI"/>
          <w:color w:val="000000"/>
          <w:sz w:val="24"/>
          <w:szCs w:val="24"/>
          <w:lang w:eastAsia="en-IN"/>
        </w:rPr>
        <w:t> It defines the way how two or more devices can be connected physically.</w:t>
      </w:r>
    </w:p>
    <w:p w14:paraId="15830832" w14:textId="77777777" w:rsidR="003437D3" w:rsidRPr="003437D3" w:rsidRDefault="009F3D78"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22" w:history="1">
        <w:r w:rsidR="003437D3" w:rsidRPr="003437D3">
          <w:rPr>
            <w:rFonts w:ascii="Segoe UI" w:eastAsia="Times New Roman" w:hAnsi="Segoe UI" w:cs="Segoe UI"/>
            <w:b/>
            <w:bCs/>
            <w:color w:val="008000"/>
            <w:sz w:val="24"/>
            <w:szCs w:val="24"/>
            <w:u w:val="single"/>
            <w:lang w:eastAsia="en-IN"/>
          </w:rPr>
          <w:t>Data Transmission</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It defines the transmission mode whether it is simplex, half-duplex or full-duplex mode between the two devices on the network.</w:t>
      </w:r>
    </w:p>
    <w:p w14:paraId="5EDE1B96" w14:textId="77777777" w:rsidR="003437D3" w:rsidRPr="003437D3" w:rsidRDefault="009F3D78"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23" w:history="1">
        <w:r w:rsidR="003437D3" w:rsidRPr="003437D3">
          <w:rPr>
            <w:rFonts w:ascii="Segoe UI" w:eastAsia="Times New Roman" w:hAnsi="Segoe UI" w:cs="Segoe UI"/>
            <w:b/>
            <w:bCs/>
            <w:color w:val="008000"/>
            <w:sz w:val="24"/>
            <w:szCs w:val="24"/>
            <w:u w:val="single"/>
            <w:lang w:eastAsia="en-IN"/>
          </w:rPr>
          <w:t>Topology</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It defines the way how network devices are arranged.</w:t>
      </w:r>
    </w:p>
    <w:p w14:paraId="09D536E4" w14:textId="77777777" w:rsidR="003437D3" w:rsidRPr="003437D3" w:rsidRDefault="003437D3" w:rsidP="003437D3">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Signals:</w:t>
      </w:r>
      <w:r w:rsidRPr="003437D3">
        <w:rPr>
          <w:rFonts w:ascii="Segoe UI" w:eastAsia="Times New Roman" w:hAnsi="Segoe UI" w:cs="Segoe UI"/>
          <w:color w:val="000000"/>
          <w:sz w:val="24"/>
          <w:szCs w:val="24"/>
          <w:lang w:eastAsia="en-IN"/>
        </w:rPr>
        <w:t> It determines the type of the signal used for transmitting the information.</w:t>
      </w:r>
    </w:p>
    <w:p w14:paraId="53A783CC"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Data-Link Layer</w:t>
      </w:r>
    </w:p>
    <w:p w14:paraId="5C780113"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is responsible for the error-free transfer of data frames.</w:t>
      </w:r>
    </w:p>
    <w:p w14:paraId="02CE1930"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defines the format of the data on the network.</w:t>
      </w:r>
    </w:p>
    <w:p w14:paraId="37A8ED67"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provides a reliable and efficient communication between two or more devices.</w:t>
      </w:r>
    </w:p>
    <w:p w14:paraId="66A84D47" w14:textId="77777777" w:rsidR="003437D3" w:rsidRPr="003437D3" w:rsidRDefault="003437D3" w:rsidP="003437D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mainly responsible for the unique identification of each device that resides on a local network.</w:t>
      </w:r>
    </w:p>
    <w:p w14:paraId="0441B1D4" w14:textId="2C7DD492" w:rsidR="003437D3" w:rsidRPr="003437D3" w:rsidRDefault="003437D3" w:rsidP="009F3D78">
      <w:pPr>
        <w:shd w:val="clear" w:color="auto" w:fill="FFFFFF"/>
        <w:spacing w:before="60" w:after="100" w:afterAutospacing="1" w:line="375" w:lineRule="atLeast"/>
        <w:ind w:left="2160"/>
        <w:jc w:val="both"/>
        <w:rPr>
          <w:rFonts w:ascii="Segoe UI" w:eastAsia="Times New Roman" w:hAnsi="Segoe UI" w:cs="Segoe UI"/>
          <w:color w:val="000000"/>
          <w:sz w:val="24"/>
          <w:szCs w:val="24"/>
          <w:lang w:eastAsia="en-IN"/>
        </w:rPr>
      </w:pPr>
    </w:p>
    <w:p w14:paraId="674FBDFF"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the Data-link layer</w:t>
      </w:r>
    </w:p>
    <w:p w14:paraId="7938D160" w14:textId="77777777" w:rsidR="003437D3" w:rsidRPr="003437D3" w:rsidRDefault="003437D3" w:rsidP="003437D3">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Framing:</w:t>
      </w:r>
      <w:r w:rsidRPr="003437D3">
        <w:rPr>
          <w:rFonts w:ascii="Segoe UI" w:eastAsia="Times New Roman" w:hAnsi="Segoe UI" w:cs="Segoe UI"/>
          <w:color w:val="000000"/>
          <w:sz w:val="24"/>
          <w:szCs w:val="24"/>
          <w:lang w:eastAsia="en-IN"/>
        </w:rPr>
        <w:t> The data link layer translates the physical's raw bit stream into packets known as Frames. The Data link layer adds the header and trailer to the frame. The header which is added to the frame contains the hardware destination and source address.</w:t>
      </w:r>
    </w:p>
    <w:p w14:paraId="13C545BD" w14:textId="77777777" w:rsidR="003437D3" w:rsidRPr="003437D3" w:rsidRDefault="003437D3" w:rsidP="003437D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E2F7858" wp14:editId="7E28D50E">
            <wp:extent cx="3057525" cy="409575"/>
            <wp:effectExtent l="19050" t="0" r="9525" b="0"/>
            <wp:docPr id="117" name="Picture 11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SI Model"/>
                    <pic:cNvPicPr>
                      <a:picLocks noChangeAspect="1" noChangeArrowheads="1"/>
                    </pic:cNvPicPr>
                  </pic:nvPicPr>
                  <pic:blipFill>
                    <a:blip r:embed="rId24"/>
                    <a:srcRect/>
                    <a:stretch>
                      <a:fillRect/>
                    </a:stretch>
                  </pic:blipFill>
                  <pic:spPr bwMode="auto">
                    <a:xfrm>
                      <a:off x="0" y="0"/>
                      <a:ext cx="3057525" cy="409575"/>
                    </a:xfrm>
                    <a:prstGeom prst="rect">
                      <a:avLst/>
                    </a:prstGeom>
                    <a:noFill/>
                    <a:ln w="9525">
                      <a:noFill/>
                      <a:miter lim="800000"/>
                      <a:headEnd/>
                      <a:tailEnd/>
                    </a:ln>
                  </pic:spPr>
                </pic:pic>
              </a:graphicData>
            </a:graphic>
          </wp:inline>
        </w:drawing>
      </w:r>
    </w:p>
    <w:p w14:paraId="121132DD"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Physical Addressing:</w:t>
      </w:r>
      <w:r w:rsidRPr="003437D3">
        <w:rPr>
          <w:rFonts w:ascii="Segoe UI" w:eastAsia="Times New Roman" w:hAnsi="Segoe UI" w:cs="Segoe UI"/>
          <w:color w:val="000000"/>
          <w:sz w:val="24"/>
          <w:szCs w:val="24"/>
          <w:lang w:eastAsia="en-IN"/>
        </w:rPr>
        <w:t> The Data link layer adds a header to the frame that contains a destination address. The frame is transmitted to the destination address mentioned in the header.</w:t>
      </w:r>
    </w:p>
    <w:p w14:paraId="38D8FB89"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Flow Control:</w:t>
      </w:r>
      <w:r w:rsidRPr="003437D3">
        <w:rPr>
          <w:rFonts w:ascii="Segoe UI" w:eastAsia="Times New Roman" w:hAnsi="Segoe UI" w:cs="Segoe UI"/>
          <w:color w:val="000000"/>
          <w:sz w:val="24"/>
          <w:szCs w:val="24"/>
          <w:lang w:eastAsia="en-IN"/>
        </w:rPr>
        <w:t xml:space="preserve"> Flow control is the main functionality of the Data-link layer. It is the technique through which the constant data rate is maintained on both the </w:t>
      </w:r>
      <w:r w:rsidRPr="003437D3">
        <w:rPr>
          <w:rFonts w:ascii="Segoe UI" w:eastAsia="Times New Roman" w:hAnsi="Segoe UI" w:cs="Segoe UI"/>
          <w:color w:val="000000"/>
          <w:sz w:val="24"/>
          <w:szCs w:val="24"/>
          <w:lang w:eastAsia="en-IN"/>
        </w:rPr>
        <w:lastRenderedPageBreak/>
        <w:t>sides so that no data get corrupted. It ensures that the transmitting station such as a server with higher processing speed does not exceed the receiving station, with lower processing speed.</w:t>
      </w:r>
    </w:p>
    <w:p w14:paraId="773699E6"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Error Control:</w:t>
      </w:r>
      <w:r w:rsidRPr="003437D3">
        <w:rPr>
          <w:rFonts w:ascii="Segoe UI" w:eastAsia="Times New Roman" w:hAnsi="Segoe UI" w:cs="Segoe UI"/>
          <w:color w:val="000000"/>
          <w:sz w:val="24"/>
          <w:szCs w:val="24"/>
          <w:lang w:eastAsia="en-IN"/>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3437D3">
        <w:rPr>
          <w:rFonts w:ascii="Segoe UI" w:eastAsia="Times New Roman" w:hAnsi="Segoe UI" w:cs="Segoe UI"/>
          <w:color w:val="000000"/>
          <w:sz w:val="24"/>
          <w:szCs w:val="24"/>
          <w:lang w:eastAsia="en-IN"/>
        </w:rPr>
        <w:t>occurr</w:t>
      </w:r>
      <w:proofErr w:type="spellEnd"/>
      <w:r w:rsidRPr="003437D3">
        <w:rPr>
          <w:rFonts w:ascii="Segoe UI" w:eastAsia="Times New Roman" w:hAnsi="Segoe UI" w:cs="Segoe UI"/>
          <w:color w:val="000000"/>
          <w:sz w:val="24"/>
          <w:szCs w:val="24"/>
          <w:lang w:eastAsia="en-IN"/>
        </w:rPr>
        <w:t>, then the receiver sends the acknowledgment for the retransmission of the corrupted frames.</w:t>
      </w:r>
    </w:p>
    <w:p w14:paraId="04BAF250" w14:textId="77777777" w:rsidR="003437D3" w:rsidRPr="003437D3" w:rsidRDefault="003437D3" w:rsidP="003437D3">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Access Control:</w:t>
      </w:r>
      <w:r w:rsidRPr="003437D3">
        <w:rPr>
          <w:rFonts w:ascii="Segoe UI" w:eastAsia="Times New Roman" w:hAnsi="Segoe UI" w:cs="Segoe UI"/>
          <w:color w:val="000000"/>
          <w:sz w:val="24"/>
          <w:szCs w:val="24"/>
          <w:lang w:eastAsia="en-IN"/>
        </w:rPr>
        <w:t> When two or more devices are connected to the same communication channel, then the data link layer protocols are used to determine which device has control over the link at a given time.</w:t>
      </w:r>
    </w:p>
    <w:p w14:paraId="12EE8DF4"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Network Layer</w:t>
      </w:r>
    </w:p>
    <w:p w14:paraId="64C88788"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a layer 3 that manages device addressing, tracks the location of devices on the network.</w:t>
      </w:r>
    </w:p>
    <w:p w14:paraId="7C044797"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determines the best path to move data from source to the destination based on the network conditions, the priority of service, and other factors.</w:t>
      </w:r>
    </w:p>
    <w:p w14:paraId="4B3B6E3B"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Data link layer is responsible for routing and forwarding the packets.</w:t>
      </w:r>
    </w:p>
    <w:p w14:paraId="4200A95F"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Routers are the layer 3 devices, they are specified in this layer and used to provide the routing services within an internetwork.</w:t>
      </w:r>
    </w:p>
    <w:p w14:paraId="2E6E767B" w14:textId="77777777" w:rsidR="003437D3" w:rsidRPr="003437D3" w:rsidRDefault="003437D3" w:rsidP="003437D3">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protocols used to route the network traffic are known as Network layer protocols. Examples of protocols are IP and Ipv6.</w:t>
      </w:r>
    </w:p>
    <w:p w14:paraId="5EC425C6"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Network Layer:</w:t>
      </w:r>
    </w:p>
    <w:p w14:paraId="25E9F5A6" w14:textId="77777777" w:rsidR="003437D3" w:rsidRPr="003437D3" w:rsidRDefault="003437D3"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Internetworking:</w:t>
      </w:r>
      <w:r w:rsidRPr="003437D3">
        <w:rPr>
          <w:rFonts w:ascii="Segoe UI" w:eastAsia="Times New Roman" w:hAnsi="Segoe UI" w:cs="Segoe UI"/>
          <w:color w:val="000000"/>
          <w:sz w:val="24"/>
          <w:szCs w:val="24"/>
          <w:lang w:eastAsia="en-IN"/>
        </w:rPr>
        <w:t> An internetworking is the main responsibility of the network layer. It provides a logical connection between different devices.</w:t>
      </w:r>
    </w:p>
    <w:p w14:paraId="1B81972E" w14:textId="77777777" w:rsidR="003437D3" w:rsidRPr="003437D3" w:rsidRDefault="009F3D78"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25" w:history="1">
        <w:r w:rsidR="003437D3" w:rsidRPr="003437D3">
          <w:rPr>
            <w:rFonts w:ascii="Segoe UI" w:eastAsia="Times New Roman" w:hAnsi="Segoe UI" w:cs="Segoe UI"/>
            <w:b/>
            <w:bCs/>
            <w:color w:val="008000"/>
            <w:sz w:val="24"/>
            <w:szCs w:val="24"/>
            <w:u w:val="single"/>
            <w:lang w:eastAsia="en-IN"/>
          </w:rPr>
          <w:t>Addressing</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A Network layer adds the source and destination address to the header of the frame. Addressing is used to identify the device on the internet.</w:t>
      </w:r>
    </w:p>
    <w:p w14:paraId="55918A30" w14:textId="77777777" w:rsidR="003437D3" w:rsidRPr="003437D3" w:rsidRDefault="009F3D78"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26" w:history="1">
        <w:r w:rsidR="003437D3" w:rsidRPr="003437D3">
          <w:rPr>
            <w:rFonts w:ascii="Segoe UI" w:eastAsia="Times New Roman" w:hAnsi="Segoe UI" w:cs="Segoe UI"/>
            <w:b/>
            <w:bCs/>
            <w:color w:val="008000"/>
            <w:sz w:val="24"/>
            <w:szCs w:val="24"/>
            <w:u w:val="single"/>
            <w:lang w:eastAsia="en-IN"/>
          </w:rPr>
          <w:t>Routing</w:t>
        </w:r>
      </w:hyperlink>
      <w:r w:rsidR="003437D3" w:rsidRPr="003437D3">
        <w:rPr>
          <w:rFonts w:ascii="Segoe UI" w:eastAsia="Times New Roman" w:hAnsi="Segoe UI" w:cs="Segoe UI"/>
          <w:b/>
          <w:bCs/>
          <w:color w:val="000000"/>
          <w:sz w:val="24"/>
          <w:szCs w:val="24"/>
          <w:lang w:eastAsia="en-IN"/>
        </w:rPr>
        <w:t>:</w:t>
      </w:r>
      <w:r w:rsidR="003437D3" w:rsidRPr="003437D3">
        <w:rPr>
          <w:rFonts w:ascii="Segoe UI" w:eastAsia="Times New Roman" w:hAnsi="Segoe UI" w:cs="Segoe UI"/>
          <w:color w:val="000000"/>
          <w:sz w:val="24"/>
          <w:szCs w:val="24"/>
          <w:lang w:eastAsia="en-IN"/>
        </w:rPr>
        <w:t> Routing is the major component of the network layer, and it determines the best optimal path out of the multiple paths from source to the destination.</w:t>
      </w:r>
    </w:p>
    <w:p w14:paraId="4B6F4268" w14:textId="77777777" w:rsidR="003437D3" w:rsidRPr="003437D3" w:rsidRDefault="003437D3" w:rsidP="003437D3">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Packetizing:</w:t>
      </w:r>
      <w:r w:rsidRPr="003437D3">
        <w:rPr>
          <w:rFonts w:ascii="Segoe UI" w:eastAsia="Times New Roman" w:hAnsi="Segoe UI" w:cs="Segoe UI"/>
          <w:color w:val="000000"/>
          <w:sz w:val="24"/>
          <w:szCs w:val="24"/>
          <w:lang w:eastAsia="en-IN"/>
        </w:rPr>
        <w:t> A Network Layer receives the packets from the upper layer and converts them into packets. This process is known as Packetizing. It is achieved by internet protocol (IP).</w:t>
      </w:r>
    </w:p>
    <w:p w14:paraId="06536A00"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lastRenderedPageBreak/>
        <w:t>Transport Layer</w:t>
      </w:r>
    </w:p>
    <w:p w14:paraId="491629C9"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Transport layer is a Layer 4 ensures that messages are transmitted in the order in which they are sent and there is no duplication of data.</w:t>
      </w:r>
    </w:p>
    <w:p w14:paraId="724DEF2A"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main responsibility of the transport layer is to transfer the data completely.</w:t>
      </w:r>
    </w:p>
    <w:p w14:paraId="32DD14B8"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receives the data from the upper layer and converts them into smaller units known as segments.</w:t>
      </w:r>
    </w:p>
    <w:p w14:paraId="6670B76D" w14:textId="77777777" w:rsidR="003437D3" w:rsidRPr="003437D3" w:rsidRDefault="003437D3" w:rsidP="003437D3">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can be termed as an end-to-end layer as it provides a point-to-point connection between source and destination to deliver the data reliably.</w:t>
      </w:r>
    </w:p>
    <w:p w14:paraId="0D39AF9C" w14:textId="77777777" w:rsidR="003437D3" w:rsidRPr="003437D3" w:rsidRDefault="003437D3" w:rsidP="003437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437D3">
        <w:rPr>
          <w:rFonts w:ascii="Segoe UI" w:eastAsia="Times New Roman" w:hAnsi="Segoe UI" w:cs="Segoe UI"/>
          <w:b/>
          <w:bCs/>
          <w:color w:val="333333"/>
          <w:sz w:val="24"/>
          <w:szCs w:val="24"/>
          <w:lang w:eastAsia="en-IN"/>
        </w:rPr>
        <w:t>The two protocols used in this layer are:</w:t>
      </w:r>
    </w:p>
    <w:p w14:paraId="7912B36F" w14:textId="77777777" w:rsidR="003437D3" w:rsidRPr="003437D3" w:rsidRDefault="003437D3" w:rsidP="003437D3">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Transmission Control Protocol</w:t>
      </w:r>
    </w:p>
    <w:p w14:paraId="5D7A9944"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a standard protocol that allows the systems to communicate over the internet.</w:t>
      </w:r>
    </w:p>
    <w:p w14:paraId="4356ADEE"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establishes and maintains a connection between hosts.</w:t>
      </w:r>
    </w:p>
    <w:p w14:paraId="6F5B5056"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1D25DB05" w14:textId="77777777" w:rsidR="003437D3" w:rsidRPr="003437D3" w:rsidRDefault="003437D3" w:rsidP="003437D3">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User Datagram Protocol</w:t>
      </w:r>
    </w:p>
    <w:p w14:paraId="50501852"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User Datagram Protocol is a transport layer protocol.</w:t>
      </w:r>
    </w:p>
    <w:p w14:paraId="2BC1E2E6" w14:textId="77777777" w:rsidR="003437D3" w:rsidRPr="003437D3" w:rsidRDefault="003437D3" w:rsidP="003437D3">
      <w:pPr>
        <w:numPr>
          <w:ilvl w:val="1"/>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is an unreliable transport protocol as in this case receiver does not send any acknowledgment when the packet is received, the sender does not wait for any acknowledgment. Therefore, this makes a protocol unreliable.</w:t>
      </w:r>
    </w:p>
    <w:p w14:paraId="482A549E"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Transport Layer:</w:t>
      </w:r>
    </w:p>
    <w:p w14:paraId="1AFCFAAE"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Service-point addressing:</w:t>
      </w:r>
      <w:r w:rsidRPr="003437D3">
        <w:rPr>
          <w:rFonts w:ascii="Segoe UI" w:eastAsia="Times New Roman" w:hAnsi="Segoe UI" w:cs="Segoe UI"/>
          <w:color w:val="000000"/>
          <w:sz w:val="24"/>
          <w:szCs w:val="24"/>
          <w:lang w:eastAsia="en-IN"/>
        </w:rPr>
        <w:t xml:space="preserve">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w:t>
      </w:r>
      <w:r w:rsidRPr="003437D3">
        <w:rPr>
          <w:rFonts w:ascii="Segoe UI" w:eastAsia="Times New Roman" w:hAnsi="Segoe UI" w:cs="Segoe UI"/>
          <w:color w:val="000000"/>
          <w:sz w:val="24"/>
          <w:szCs w:val="24"/>
          <w:lang w:eastAsia="en-IN"/>
        </w:rPr>
        <w:lastRenderedPageBreak/>
        <w:t>computer and the responsibility of the transport layer is to transmit the message to the correct process.</w:t>
      </w:r>
    </w:p>
    <w:p w14:paraId="7629B169"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Segmentation and reassembly:</w:t>
      </w:r>
      <w:r w:rsidRPr="003437D3">
        <w:rPr>
          <w:rFonts w:ascii="Segoe UI" w:eastAsia="Times New Roman" w:hAnsi="Segoe UI" w:cs="Segoe UI"/>
          <w:color w:val="000000"/>
          <w:sz w:val="24"/>
          <w:szCs w:val="24"/>
          <w:lang w:eastAsia="en-IN"/>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3887FEEF"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Connection control:</w:t>
      </w:r>
      <w:r w:rsidRPr="003437D3">
        <w:rPr>
          <w:rFonts w:ascii="Segoe UI" w:eastAsia="Times New Roman" w:hAnsi="Segoe UI" w:cs="Segoe UI"/>
          <w:color w:val="000000"/>
          <w:sz w:val="24"/>
          <w:szCs w:val="24"/>
          <w:lang w:eastAsia="en-IN"/>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544BDEFB"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Flow control:</w:t>
      </w:r>
      <w:r w:rsidRPr="003437D3">
        <w:rPr>
          <w:rFonts w:ascii="Segoe UI" w:eastAsia="Times New Roman" w:hAnsi="Segoe UI" w:cs="Segoe UI"/>
          <w:color w:val="000000"/>
          <w:sz w:val="24"/>
          <w:szCs w:val="24"/>
          <w:lang w:eastAsia="en-IN"/>
        </w:rPr>
        <w:t> The transport layer also responsible for flow control but it is performed end-to-end rather than across a single link.</w:t>
      </w:r>
    </w:p>
    <w:p w14:paraId="7DB619F2" w14:textId="77777777" w:rsidR="003437D3" w:rsidRPr="003437D3" w:rsidRDefault="003437D3" w:rsidP="003437D3">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Error control:</w:t>
      </w:r>
      <w:r w:rsidRPr="003437D3">
        <w:rPr>
          <w:rFonts w:ascii="Segoe UI" w:eastAsia="Times New Roman" w:hAnsi="Segoe UI" w:cs="Segoe UI"/>
          <w:color w:val="000000"/>
          <w:sz w:val="24"/>
          <w:szCs w:val="24"/>
          <w:lang w:eastAsia="en-IN"/>
        </w:rPr>
        <w:t> The transport layer is also responsible for Error control. Error control is performed end-to-end rather than across the single link. The sender transport layer ensures that message reach at the destination without any error.</w:t>
      </w:r>
    </w:p>
    <w:p w14:paraId="4E0E6627"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Session Layer</w:t>
      </w:r>
    </w:p>
    <w:p w14:paraId="1971CF25" w14:textId="2281B9A4" w:rsidR="003437D3" w:rsidRPr="003437D3" w:rsidRDefault="003437D3" w:rsidP="003437D3">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 xml:space="preserve">It is a layer </w:t>
      </w:r>
      <w:r w:rsidR="00D749B6">
        <w:rPr>
          <w:rFonts w:ascii="Segoe UI" w:eastAsia="Times New Roman" w:hAnsi="Segoe UI" w:cs="Segoe UI"/>
          <w:color w:val="000000"/>
          <w:sz w:val="24"/>
          <w:szCs w:val="24"/>
          <w:lang w:eastAsia="en-IN"/>
        </w:rPr>
        <w:t>5</w:t>
      </w:r>
      <w:r w:rsidRPr="003437D3">
        <w:rPr>
          <w:rFonts w:ascii="Segoe UI" w:eastAsia="Times New Roman" w:hAnsi="Segoe UI" w:cs="Segoe UI"/>
          <w:color w:val="000000"/>
          <w:sz w:val="24"/>
          <w:szCs w:val="24"/>
          <w:lang w:eastAsia="en-IN"/>
        </w:rPr>
        <w:t xml:space="preserve"> in the OSI model.</w:t>
      </w:r>
    </w:p>
    <w:p w14:paraId="3E248446" w14:textId="77777777" w:rsidR="003437D3" w:rsidRPr="003437D3" w:rsidRDefault="003437D3" w:rsidP="003437D3">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Session layer is used to establish, maintain and synchronizes the interaction between communicating devices.</w:t>
      </w:r>
    </w:p>
    <w:p w14:paraId="19F3565C"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Session layer:</w:t>
      </w:r>
    </w:p>
    <w:p w14:paraId="2744D49A" w14:textId="77777777" w:rsidR="003437D3" w:rsidRPr="003437D3" w:rsidRDefault="003437D3" w:rsidP="003437D3">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Dialog control:</w:t>
      </w:r>
      <w:r w:rsidRPr="003437D3">
        <w:rPr>
          <w:rFonts w:ascii="Segoe UI" w:eastAsia="Times New Roman" w:hAnsi="Segoe UI" w:cs="Segoe UI"/>
          <w:color w:val="000000"/>
          <w:sz w:val="24"/>
          <w:szCs w:val="24"/>
          <w:lang w:eastAsia="en-IN"/>
        </w:rPr>
        <w:t> Session layer acts as a dialog controller that creates a dialog between two processes or we can say that it allows the communication between two processes which can be either half-duplex or full-duplex.</w:t>
      </w:r>
    </w:p>
    <w:p w14:paraId="169CCEDF" w14:textId="77777777" w:rsidR="003437D3" w:rsidRPr="003437D3" w:rsidRDefault="003437D3" w:rsidP="003437D3">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Synchronization:</w:t>
      </w:r>
      <w:r w:rsidRPr="003437D3">
        <w:rPr>
          <w:rFonts w:ascii="Segoe UI" w:eastAsia="Times New Roman" w:hAnsi="Segoe UI" w:cs="Segoe UI"/>
          <w:color w:val="000000"/>
          <w:sz w:val="24"/>
          <w:szCs w:val="24"/>
          <w:lang w:eastAsia="en-IN"/>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18B8F9F6"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lastRenderedPageBreak/>
        <w:t>Presentation Layer</w:t>
      </w:r>
    </w:p>
    <w:p w14:paraId="0B5A07A5"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A Presentation layer is mainly concerned with the syntax and semantics of the information exchanged between the two systems.</w:t>
      </w:r>
    </w:p>
    <w:p w14:paraId="17E3FE0A"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acts as a data translator for a network.</w:t>
      </w:r>
    </w:p>
    <w:p w14:paraId="209588D9"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is a part of the operating system that converts the data from one presentation format to another format.</w:t>
      </w:r>
    </w:p>
    <w:p w14:paraId="23AF9DB0" w14:textId="77777777" w:rsidR="003437D3" w:rsidRPr="003437D3" w:rsidRDefault="003437D3" w:rsidP="003437D3">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The Presentation layer is also known as the syntax layer.</w:t>
      </w:r>
    </w:p>
    <w:p w14:paraId="23412CE6"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Presentation layer:</w:t>
      </w:r>
    </w:p>
    <w:p w14:paraId="166443BB" w14:textId="77777777" w:rsidR="003437D3" w:rsidRPr="003437D3" w:rsidRDefault="003437D3" w:rsidP="003437D3">
      <w:pPr>
        <w:numPr>
          <w:ilvl w:val="0"/>
          <w:numId w:val="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Translation:</w:t>
      </w:r>
      <w:r w:rsidRPr="003437D3">
        <w:rPr>
          <w:rFonts w:ascii="Segoe UI" w:eastAsia="Times New Roman" w:hAnsi="Segoe UI" w:cs="Segoe UI"/>
          <w:color w:val="000000"/>
          <w:sz w:val="24"/>
          <w:szCs w:val="24"/>
          <w:lang w:eastAsia="en-IN"/>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14:paraId="1F871E0C" w14:textId="77777777" w:rsidR="003437D3" w:rsidRPr="003437D3" w:rsidRDefault="003437D3" w:rsidP="003437D3">
      <w:pPr>
        <w:numPr>
          <w:ilvl w:val="0"/>
          <w:numId w:val="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Encryption:</w:t>
      </w:r>
      <w:r w:rsidRPr="003437D3">
        <w:rPr>
          <w:rFonts w:ascii="Segoe UI" w:eastAsia="Times New Roman" w:hAnsi="Segoe UI" w:cs="Segoe UI"/>
          <w:color w:val="000000"/>
          <w:sz w:val="24"/>
          <w:szCs w:val="24"/>
          <w:lang w:eastAsia="en-IN"/>
        </w:rPr>
        <w:t> Encryption is needed to maintain privacy. Encryption is a process of converting the sender-transmitted information into another form and sends the resulting message over the network.</w:t>
      </w:r>
    </w:p>
    <w:p w14:paraId="1D988648" w14:textId="77777777" w:rsidR="003437D3" w:rsidRPr="003437D3" w:rsidRDefault="003437D3" w:rsidP="003437D3">
      <w:pPr>
        <w:numPr>
          <w:ilvl w:val="0"/>
          <w:numId w:val="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Compression:</w:t>
      </w:r>
      <w:r w:rsidRPr="003437D3">
        <w:rPr>
          <w:rFonts w:ascii="Segoe UI" w:eastAsia="Times New Roman" w:hAnsi="Segoe UI" w:cs="Segoe UI"/>
          <w:color w:val="000000"/>
          <w:sz w:val="24"/>
          <w:szCs w:val="24"/>
          <w:lang w:eastAsia="en-IN"/>
        </w:rPr>
        <w:t> Data compression is a process of compressing the data, i.e., it reduces the number of bits to be transmitted. Data compression is very important in multimedia such as text, audio, video.</w:t>
      </w:r>
    </w:p>
    <w:p w14:paraId="7F643C6A" w14:textId="77777777" w:rsidR="003437D3" w:rsidRPr="003437D3" w:rsidRDefault="003437D3" w:rsidP="003437D3">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3437D3">
        <w:rPr>
          <w:rFonts w:ascii="Helvetica" w:eastAsia="Times New Roman" w:hAnsi="Helvetica" w:cs="Times New Roman"/>
          <w:color w:val="610B4B"/>
          <w:sz w:val="32"/>
          <w:szCs w:val="32"/>
          <w:lang w:eastAsia="en-IN"/>
        </w:rPr>
        <w:t>Application Layer</w:t>
      </w:r>
    </w:p>
    <w:p w14:paraId="436E9A8E"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An application layer serves as a window for users and application processes to access network service.</w:t>
      </w:r>
    </w:p>
    <w:p w14:paraId="052C10BB"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It handles issues such as network transparency, resource allocation, etc.</w:t>
      </w:r>
    </w:p>
    <w:p w14:paraId="068A92EE"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An application layer is not an application, but it performs the application layer functions.</w:t>
      </w:r>
    </w:p>
    <w:p w14:paraId="0D336265" w14:textId="77777777" w:rsidR="003437D3" w:rsidRPr="003437D3" w:rsidRDefault="003437D3" w:rsidP="003437D3">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This layer provides the network services to the end-users.</w:t>
      </w:r>
    </w:p>
    <w:p w14:paraId="07527D6F" w14:textId="77777777" w:rsidR="003437D3" w:rsidRPr="003437D3" w:rsidRDefault="003437D3" w:rsidP="003437D3">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26"/>
          <w:szCs w:val="26"/>
          <w:lang w:eastAsia="en-IN"/>
        </w:rPr>
      </w:pPr>
      <w:r w:rsidRPr="003437D3">
        <w:rPr>
          <w:rFonts w:ascii="Helvetica" w:eastAsia="Times New Roman" w:hAnsi="Helvetica" w:cs="Times New Roman"/>
          <w:color w:val="610B4B"/>
          <w:sz w:val="26"/>
          <w:szCs w:val="26"/>
          <w:lang w:eastAsia="en-IN"/>
        </w:rPr>
        <w:t>Functions of Application layer:</w:t>
      </w:r>
    </w:p>
    <w:p w14:paraId="02A2BC68" w14:textId="77777777" w:rsidR="003437D3" w:rsidRPr="003437D3" w:rsidRDefault="003437D3" w:rsidP="003437D3">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t>File transfer, access, and management (FTAM):</w:t>
      </w:r>
      <w:r w:rsidRPr="003437D3">
        <w:rPr>
          <w:rFonts w:ascii="Segoe UI" w:eastAsia="Times New Roman" w:hAnsi="Segoe UI" w:cs="Segoe UI"/>
          <w:color w:val="000000"/>
          <w:sz w:val="24"/>
          <w:szCs w:val="24"/>
          <w:lang w:eastAsia="en-IN"/>
        </w:rPr>
        <w:t> An application layer allows a user to access the files in a remote computer, to retrieve the files from a computer and to manage the files in a remote computer.</w:t>
      </w:r>
    </w:p>
    <w:p w14:paraId="38229449" w14:textId="77777777" w:rsidR="003437D3" w:rsidRPr="003437D3" w:rsidRDefault="003437D3" w:rsidP="003437D3">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b/>
          <w:bCs/>
          <w:color w:val="000000"/>
          <w:sz w:val="24"/>
          <w:szCs w:val="24"/>
          <w:lang w:eastAsia="en-IN"/>
        </w:rPr>
        <w:lastRenderedPageBreak/>
        <w:t>Mail services:</w:t>
      </w:r>
      <w:r w:rsidRPr="003437D3">
        <w:rPr>
          <w:rFonts w:ascii="Segoe UI" w:eastAsia="Times New Roman" w:hAnsi="Segoe UI" w:cs="Segoe UI"/>
          <w:color w:val="000000"/>
          <w:sz w:val="24"/>
          <w:szCs w:val="24"/>
          <w:lang w:eastAsia="en-IN"/>
        </w:rPr>
        <w:t> An application layer provides the facility for email forwarding and storage.</w:t>
      </w:r>
    </w:p>
    <w:p w14:paraId="219F7856" w14:textId="77777777" w:rsidR="003437D3" w:rsidRPr="003437D3" w:rsidRDefault="003437D3" w:rsidP="003437D3">
      <w:pPr>
        <w:numPr>
          <w:ilvl w:val="0"/>
          <w:numId w:val="5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437D3">
        <w:rPr>
          <w:rFonts w:ascii="Segoe UI" w:eastAsia="Times New Roman" w:hAnsi="Segoe UI" w:cs="Segoe UI"/>
          <w:color w:val="000000"/>
          <w:sz w:val="24"/>
          <w:szCs w:val="24"/>
          <w:lang w:eastAsia="en-IN"/>
        </w:rPr>
        <w:t>Directory services: An application provides the distributed database sources and is used to provide that global information about various objects.</w:t>
      </w:r>
    </w:p>
    <w:p w14:paraId="7DD82E1D" w14:textId="77777777" w:rsidR="003437D3" w:rsidRDefault="003437D3" w:rsidP="00C92A56">
      <w:pPr>
        <w:spacing w:after="384" w:line="240" w:lineRule="auto"/>
        <w:jc w:val="both"/>
        <w:textAlignment w:val="baseline"/>
        <w:rPr>
          <w:rFonts w:ascii="Arial" w:hAnsi="Arial" w:cs="Arial"/>
          <w:color w:val="000000"/>
          <w:shd w:val="clear" w:color="auto" w:fill="FFFFFF"/>
        </w:rPr>
      </w:pPr>
      <w:r>
        <w:rPr>
          <w:rFonts w:ascii="Arial" w:hAnsi="Arial" w:cs="Arial"/>
          <w:color w:val="000000"/>
          <w:shd w:val="clear" w:color="auto" w:fill="FFFFFF"/>
        </w:rPr>
        <w:t>The application layer uses HTTP, FTP, POP, SMTP, and DNS protocols that allow the software to send and receive information and present meaningful data to users.</w:t>
      </w:r>
    </w:p>
    <w:p w14:paraId="696E1B8C" w14:textId="77777777" w:rsidR="008D3BAD" w:rsidRDefault="008D3BAD" w:rsidP="008D3BAD">
      <w:pPr>
        <w:pStyle w:val="Heading1"/>
        <w:shd w:val="clear" w:color="auto" w:fill="FFFFFF"/>
        <w:spacing w:before="0"/>
        <w:textAlignment w:val="baseline"/>
        <w:rPr>
          <w:rFonts w:ascii="Arial" w:hAnsi="Arial" w:cs="Arial"/>
          <w:color w:val="273239"/>
        </w:rPr>
      </w:pPr>
      <w:r>
        <w:rPr>
          <w:rFonts w:ascii="Arial" w:hAnsi="Arial" w:cs="Arial"/>
          <w:color w:val="273239"/>
        </w:rPr>
        <w:t>TCP/IP Model</w:t>
      </w:r>
    </w:p>
    <w:p w14:paraId="4023C45E" w14:textId="77777777" w:rsidR="008D3BAD" w:rsidRDefault="008D3BAD" w:rsidP="00C92A56">
      <w:pPr>
        <w:spacing w:after="384" w:line="240" w:lineRule="auto"/>
        <w:jc w:val="both"/>
        <w:textAlignment w:val="baseline"/>
        <w:rPr>
          <w:rFonts w:ascii="Arial" w:hAnsi="Arial" w:cs="Arial"/>
          <w:color w:val="000000"/>
          <w:shd w:val="clear" w:color="auto" w:fill="FFFFFF"/>
        </w:rPr>
      </w:pPr>
    </w:p>
    <w:p w14:paraId="37312350" w14:textId="77777777" w:rsidR="008D3BAD" w:rsidRDefault="008D3BAD" w:rsidP="00C92A56">
      <w:pPr>
        <w:spacing w:after="384" w:line="240" w:lineRule="auto"/>
        <w:jc w:val="both"/>
        <w:textAlignment w:val="baseline"/>
        <w:rPr>
          <w:rFonts w:ascii="Times New Roman" w:hAnsi="Times New Roman" w:cs="Times New Roman"/>
          <w:sz w:val="40"/>
          <w:szCs w:val="32"/>
        </w:rPr>
      </w:pPr>
      <w:r>
        <w:rPr>
          <w:rFonts w:ascii="Times New Roman" w:hAnsi="Times New Roman" w:cs="Times New Roman"/>
          <w:noProof/>
          <w:sz w:val="40"/>
          <w:szCs w:val="32"/>
          <w:lang w:eastAsia="en-IN"/>
        </w:rPr>
        <w:drawing>
          <wp:inline distT="0" distB="0" distL="0" distR="0" wp14:anchorId="7F827B7C" wp14:editId="4BC8388F">
            <wp:extent cx="2905125" cy="2837564"/>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
                    <a:srcRect l="78606" t="29882" r="7131" b="45266"/>
                    <a:stretch>
                      <a:fillRect/>
                    </a:stretch>
                  </pic:blipFill>
                  <pic:spPr bwMode="auto">
                    <a:xfrm>
                      <a:off x="0" y="0"/>
                      <a:ext cx="2906985" cy="2839381"/>
                    </a:xfrm>
                    <a:prstGeom prst="rect">
                      <a:avLst/>
                    </a:prstGeom>
                    <a:noFill/>
                    <a:ln w="9525">
                      <a:noFill/>
                      <a:miter lim="800000"/>
                      <a:headEnd/>
                      <a:tailEnd/>
                    </a:ln>
                  </pic:spPr>
                </pic:pic>
              </a:graphicData>
            </a:graphic>
          </wp:inline>
        </w:drawing>
      </w:r>
    </w:p>
    <w:p w14:paraId="732493BE" w14:textId="77777777" w:rsidR="008D3BAD" w:rsidRDefault="008D3BAD" w:rsidP="00C92A56">
      <w:pPr>
        <w:spacing w:after="384" w:line="240" w:lineRule="auto"/>
        <w:jc w:val="both"/>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w:t>
      </w:r>
      <w:r>
        <w:rPr>
          <w:rFonts w:ascii="Arial" w:hAnsi="Arial" w:cs="Arial"/>
          <w:b/>
          <w:bCs/>
          <w:color w:val="273239"/>
          <w:spacing w:val="2"/>
          <w:sz w:val="26"/>
          <w:szCs w:val="26"/>
          <w:bdr w:val="none" w:sz="0" w:space="0" w:color="auto" w:frame="1"/>
          <w:shd w:val="clear" w:color="auto" w:fill="FFFFFF"/>
        </w:rPr>
        <w:t>OSI Model</w:t>
      </w:r>
      <w:r>
        <w:rPr>
          <w:rFonts w:ascii="Arial" w:hAnsi="Arial" w:cs="Arial"/>
          <w:color w:val="273239"/>
          <w:spacing w:val="2"/>
          <w:sz w:val="26"/>
          <w:szCs w:val="26"/>
          <w:shd w:val="clear" w:color="auto" w:fill="FFFFFF"/>
        </w:rPr>
        <w:t xml:space="preserve"> we just looked at is just a reference/logical model. It was designed to describe the functions of the communication system by dividing the communication procedure into smaller and simpler components. But when we talk about the TCP/IP model, it was designed and developed by Department of </w:t>
      </w:r>
      <w:proofErr w:type="spellStart"/>
      <w:r>
        <w:rPr>
          <w:rFonts w:ascii="Arial" w:hAnsi="Arial" w:cs="Arial"/>
          <w:color w:val="273239"/>
          <w:spacing w:val="2"/>
          <w:sz w:val="26"/>
          <w:szCs w:val="26"/>
          <w:shd w:val="clear" w:color="auto" w:fill="FFFFFF"/>
        </w:rPr>
        <w:t>Defense</w:t>
      </w:r>
      <w:proofErr w:type="spellEnd"/>
      <w:r>
        <w:rPr>
          <w:rFonts w:ascii="Arial" w:hAnsi="Arial" w:cs="Arial"/>
          <w:color w:val="273239"/>
          <w:spacing w:val="2"/>
          <w:sz w:val="26"/>
          <w:szCs w:val="26"/>
          <w:shd w:val="clear" w:color="auto" w:fill="FFFFFF"/>
        </w:rPr>
        <w:t xml:space="preserve"> (DoD) in 1960s and is based on standard protocols. It stands for Transmission Control Protocol/Internet Protocol. The </w:t>
      </w:r>
      <w:r>
        <w:rPr>
          <w:rFonts w:ascii="Arial" w:hAnsi="Arial" w:cs="Arial"/>
          <w:b/>
          <w:bCs/>
          <w:color w:val="273239"/>
          <w:spacing w:val="2"/>
          <w:sz w:val="26"/>
          <w:szCs w:val="26"/>
          <w:bdr w:val="none" w:sz="0" w:space="0" w:color="auto" w:frame="1"/>
          <w:shd w:val="clear" w:color="auto" w:fill="FFFFFF"/>
        </w:rPr>
        <w:t>TCP/IP model</w:t>
      </w:r>
      <w:r>
        <w:rPr>
          <w:rFonts w:ascii="Arial" w:hAnsi="Arial" w:cs="Arial"/>
          <w:color w:val="273239"/>
          <w:spacing w:val="2"/>
          <w:sz w:val="26"/>
          <w:szCs w:val="26"/>
          <w:shd w:val="clear" w:color="auto" w:fill="FFFFFF"/>
        </w:rPr>
        <w:t> is a concise version of the OSI model. It contains four layers, unlike seven layers in the OSI model. The layers are:</w:t>
      </w:r>
    </w:p>
    <w:p w14:paraId="5D44DE80"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Process/Application Layer</w:t>
      </w:r>
    </w:p>
    <w:p w14:paraId="3618C5B8"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Host-to-Host/Transport Layer</w:t>
      </w:r>
    </w:p>
    <w:p w14:paraId="6F65E8ED"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Internet Layer</w:t>
      </w:r>
    </w:p>
    <w:p w14:paraId="33A5B812" w14:textId="77777777" w:rsidR="008D3BAD" w:rsidRPr="008D3BAD" w:rsidRDefault="008D3BAD" w:rsidP="008D3BAD">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D3BAD">
        <w:rPr>
          <w:rFonts w:ascii="Arial" w:eastAsia="Times New Roman" w:hAnsi="Arial" w:cs="Arial"/>
          <w:color w:val="273239"/>
          <w:spacing w:val="2"/>
          <w:sz w:val="26"/>
          <w:szCs w:val="26"/>
          <w:lang w:eastAsia="en-IN"/>
        </w:rPr>
        <w:t>Network Access/Link Layer</w:t>
      </w:r>
    </w:p>
    <w:p w14:paraId="77935AA2" w14:textId="77777777" w:rsidR="008D3BAD" w:rsidRDefault="008D3BAD" w:rsidP="00C92A56">
      <w:pPr>
        <w:spacing w:after="384" w:line="240" w:lineRule="auto"/>
        <w:jc w:val="both"/>
        <w:textAlignment w:val="baseline"/>
        <w:rPr>
          <w:rFonts w:ascii="Times New Roman" w:hAnsi="Times New Roman" w:cs="Times New Roman"/>
          <w:sz w:val="40"/>
          <w:szCs w:val="32"/>
        </w:rPr>
      </w:pPr>
    </w:p>
    <w:p w14:paraId="6B08FFB8" w14:textId="77777777" w:rsidR="008D3BAD" w:rsidRPr="008D3BAD" w:rsidRDefault="008D3BAD" w:rsidP="008D3BAD">
      <w:pPr>
        <w:spacing w:before="360" w:after="360" w:line="240" w:lineRule="auto"/>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1. Network Access Layer –</w:t>
      </w:r>
    </w:p>
    <w:p w14:paraId="5347343F" w14:textId="77777777" w:rsidR="008D3BAD" w:rsidRPr="008D3BAD" w:rsidRDefault="008D3BAD" w:rsidP="008D3BAD">
      <w:pPr>
        <w:spacing w:after="150" w:line="240" w:lineRule="auto"/>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lastRenderedPageBreak/>
        <w:t>This layer corresponds to the combination of Data Link Layer and Physical Layer of the OSI model. It looks out for hardware addressing and the protocols present in this layer allows for the physical transmission of data.</w:t>
      </w:r>
      <w:r w:rsidRPr="008D3BAD">
        <w:rPr>
          <w:rFonts w:ascii="Times New Roman" w:eastAsia="Times New Roman" w:hAnsi="Times New Roman" w:cs="Times New Roman"/>
          <w:sz w:val="26"/>
          <w:szCs w:val="26"/>
          <w:lang w:eastAsia="en-IN"/>
        </w:rPr>
        <w:br/>
        <w:t>We just talked about ARP being a protocol of Internet layer, but there is a conflict about declaring it as a protocol of Internet Layer or Network access layer. It is described as residing in layer 3, being encapsulated by layer 2 protocols.</w:t>
      </w:r>
    </w:p>
    <w:p w14:paraId="6DAC3F35" w14:textId="77777777" w:rsidR="008D3BAD" w:rsidRPr="008D3BAD" w:rsidRDefault="008D3BAD" w:rsidP="008D3BAD">
      <w:pPr>
        <w:spacing w:before="360" w:after="360" w:line="240" w:lineRule="auto"/>
        <w:jc w:val="both"/>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2. Internet Layer –</w:t>
      </w:r>
    </w:p>
    <w:p w14:paraId="0401CACB" w14:textId="77777777" w:rsidR="008D3BAD" w:rsidRPr="008D3BAD" w:rsidRDefault="008D3BAD" w:rsidP="008D3BAD">
      <w:pPr>
        <w:spacing w:after="150" w:line="240" w:lineRule="auto"/>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t xml:space="preserve">This layer parallels the functions of OSI’s Network layer. It defines the protocols which are responsible for logical transmission of data over the entire network. The main protocols residing at this layer </w:t>
      </w:r>
      <w:proofErr w:type="gramStart"/>
      <w:r w:rsidRPr="008D3BAD">
        <w:rPr>
          <w:rFonts w:ascii="Times New Roman" w:eastAsia="Times New Roman" w:hAnsi="Times New Roman" w:cs="Times New Roman"/>
          <w:sz w:val="26"/>
          <w:szCs w:val="26"/>
          <w:lang w:eastAsia="en-IN"/>
        </w:rPr>
        <w:t>are :</w:t>
      </w:r>
      <w:proofErr w:type="gramEnd"/>
    </w:p>
    <w:p w14:paraId="53CD8F02" w14:textId="77777777" w:rsidR="008D3BAD" w:rsidRPr="008D3BAD" w:rsidRDefault="008D3BAD" w:rsidP="008D3BAD">
      <w:pPr>
        <w:numPr>
          <w:ilvl w:val="0"/>
          <w:numId w:val="55"/>
        </w:numPr>
        <w:spacing w:after="0" w:line="24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IP –</w:t>
      </w:r>
      <w:r w:rsidRPr="008D3BAD">
        <w:rPr>
          <w:rFonts w:ascii="Times New Roman" w:eastAsia="Times New Roman" w:hAnsi="Times New Roman" w:cs="Times New Roman"/>
          <w:sz w:val="26"/>
          <w:szCs w:val="26"/>
          <w:lang w:eastAsia="en-IN"/>
        </w:rPr>
        <w:t> stands for Internet Protocol and it is responsible for delivering packets from the source host to the destination host by looking at the IP addresses in the packet headers. IP has 2 versions:</w:t>
      </w:r>
      <w:r w:rsidRPr="008D3BAD">
        <w:rPr>
          <w:rFonts w:ascii="Times New Roman" w:eastAsia="Times New Roman" w:hAnsi="Times New Roman" w:cs="Times New Roman"/>
          <w:sz w:val="26"/>
          <w:szCs w:val="26"/>
          <w:lang w:eastAsia="en-IN"/>
        </w:rPr>
        <w:br/>
        <w:t>IPv4 and IPv6. IPv4 is the one that most of the websites are using currently. But IPv6 is growing as the number of IPv4 addresses are limited in number when compared to the number of users.</w:t>
      </w:r>
    </w:p>
    <w:p w14:paraId="0FF42196" w14:textId="77777777" w:rsidR="008D3BAD" w:rsidRPr="008D3BAD" w:rsidRDefault="008D3BAD" w:rsidP="008D3BAD">
      <w:pPr>
        <w:numPr>
          <w:ilvl w:val="0"/>
          <w:numId w:val="55"/>
        </w:numPr>
        <w:spacing w:after="0" w:line="24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ICMP –</w:t>
      </w:r>
      <w:r w:rsidRPr="008D3BAD">
        <w:rPr>
          <w:rFonts w:ascii="Times New Roman" w:eastAsia="Times New Roman" w:hAnsi="Times New Roman" w:cs="Times New Roman"/>
          <w:sz w:val="26"/>
          <w:szCs w:val="26"/>
          <w:lang w:eastAsia="en-IN"/>
        </w:rPr>
        <w:t> stands for Internet Control Message Protocol. It is encapsulated within IP datagrams and is responsible for providing hosts with information about network problems.</w:t>
      </w:r>
    </w:p>
    <w:p w14:paraId="23B93383" w14:textId="77777777" w:rsidR="008D3BAD" w:rsidRPr="008D3BAD" w:rsidRDefault="008D3BAD" w:rsidP="008D3BAD">
      <w:pPr>
        <w:numPr>
          <w:ilvl w:val="0"/>
          <w:numId w:val="55"/>
        </w:numPr>
        <w:spacing w:after="0" w:line="24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ARP –</w:t>
      </w:r>
      <w:r w:rsidRPr="008D3BAD">
        <w:rPr>
          <w:rFonts w:ascii="Times New Roman" w:eastAsia="Times New Roman" w:hAnsi="Times New Roman" w:cs="Times New Roman"/>
          <w:sz w:val="26"/>
          <w:szCs w:val="26"/>
          <w:lang w:eastAsia="en-IN"/>
        </w:rPr>
        <w:t> stands for Address Resolution Protocol. Its job is to find the hardware address of a host from a known IP address. ARP has several types: Reverse ARP, Proxy ARP, Gratuitous ARP and Inverse ARP.</w:t>
      </w:r>
    </w:p>
    <w:p w14:paraId="12F9EF07" w14:textId="77777777" w:rsidR="008D3BAD" w:rsidRPr="008D3BAD" w:rsidRDefault="008D3BAD" w:rsidP="008D3BAD">
      <w:pPr>
        <w:spacing w:before="360" w:after="360" w:line="240" w:lineRule="auto"/>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3. Host-to-Host Layer –</w:t>
      </w:r>
    </w:p>
    <w:p w14:paraId="19538922" w14:textId="77777777" w:rsidR="008D3BAD" w:rsidRPr="008D3BAD" w:rsidRDefault="008D3BAD" w:rsidP="008D3BAD">
      <w:pPr>
        <w:spacing w:after="150" w:line="240" w:lineRule="auto"/>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t xml:space="preserve">This layer is analogous to the transport layer of the OSI model. It is responsible for end-to-end communication and error-free delivery of data. It shields the upper-layer applications from the complexities of data. The two main protocols present in this layer </w:t>
      </w:r>
      <w:proofErr w:type="gramStart"/>
      <w:r w:rsidRPr="008D3BAD">
        <w:rPr>
          <w:rFonts w:ascii="Times New Roman" w:eastAsia="Times New Roman" w:hAnsi="Times New Roman" w:cs="Times New Roman"/>
          <w:sz w:val="26"/>
          <w:szCs w:val="26"/>
          <w:lang w:eastAsia="en-IN"/>
        </w:rPr>
        <w:t>are :</w:t>
      </w:r>
      <w:proofErr w:type="gramEnd"/>
    </w:p>
    <w:p w14:paraId="34C0898F" w14:textId="77777777" w:rsidR="008D3BAD" w:rsidRPr="008D3BAD" w:rsidRDefault="008D3BAD" w:rsidP="008D3BAD">
      <w:pPr>
        <w:numPr>
          <w:ilvl w:val="0"/>
          <w:numId w:val="56"/>
        </w:numPr>
        <w:spacing w:after="0" w:line="240" w:lineRule="auto"/>
        <w:ind w:left="360"/>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Transmission Control Protocol (TCP) –</w:t>
      </w:r>
      <w:r w:rsidRPr="008D3BAD">
        <w:rPr>
          <w:rFonts w:ascii="Times New Roman" w:eastAsia="Times New Roman" w:hAnsi="Times New Roman" w:cs="Times New Roman"/>
          <w:sz w:val="26"/>
          <w:szCs w:val="26"/>
          <w:lang w:eastAsia="en-IN"/>
        </w:rPr>
        <w:t> It is known to provide reliable and error-free communication between end systems. It performs sequencing and segmentation of data. It also has acknowledgment feature and controls the flow of the data through flow control mechanism. It is a very effective protocol but has a lot of overhead due to such features. Increased overhead leads to increased cost.</w:t>
      </w:r>
    </w:p>
    <w:p w14:paraId="596A133B" w14:textId="77777777" w:rsidR="008D3BAD" w:rsidRPr="008D3BAD" w:rsidRDefault="008D3BAD" w:rsidP="008D3BAD">
      <w:pPr>
        <w:numPr>
          <w:ilvl w:val="0"/>
          <w:numId w:val="56"/>
        </w:numPr>
        <w:spacing w:after="0" w:line="240" w:lineRule="auto"/>
        <w:ind w:left="360"/>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User Datagram Protocol (UDP) –</w:t>
      </w:r>
      <w:r w:rsidRPr="008D3BAD">
        <w:rPr>
          <w:rFonts w:ascii="Times New Roman" w:eastAsia="Times New Roman" w:hAnsi="Times New Roman" w:cs="Times New Roman"/>
          <w:sz w:val="26"/>
          <w:szCs w:val="26"/>
          <w:lang w:eastAsia="en-IN"/>
        </w:rPr>
        <w:t> On the other hand does not provide any such features. It is the go-to protocol if your application does not require reliable transport as it is very cost-effective. Unlike TCP, which is connection-oriented protocol, UDP is connectionless.</w:t>
      </w:r>
    </w:p>
    <w:p w14:paraId="5570A7EF" w14:textId="77777777" w:rsidR="008D3BAD" w:rsidRPr="008D3BAD" w:rsidRDefault="008D3BAD" w:rsidP="008D3BAD">
      <w:pPr>
        <w:spacing w:before="360" w:after="360" w:line="240" w:lineRule="auto"/>
        <w:textAlignment w:val="baseline"/>
        <w:outlineLvl w:val="2"/>
        <w:rPr>
          <w:rFonts w:ascii="Times New Roman" w:eastAsia="Times New Roman" w:hAnsi="Times New Roman" w:cs="Times New Roman"/>
          <w:b/>
          <w:bCs/>
          <w:sz w:val="28"/>
          <w:szCs w:val="28"/>
          <w:lang w:eastAsia="en-IN"/>
        </w:rPr>
      </w:pPr>
      <w:r w:rsidRPr="008D3BAD">
        <w:rPr>
          <w:rFonts w:ascii="Times New Roman" w:eastAsia="Times New Roman" w:hAnsi="Times New Roman" w:cs="Times New Roman"/>
          <w:b/>
          <w:bCs/>
          <w:sz w:val="28"/>
          <w:szCs w:val="28"/>
          <w:lang w:eastAsia="en-IN"/>
        </w:rPr>
        <w:t>4. Application Layer –</w:t>
      </w:r>
    </w:p>
    <w:p w14:paraId="5DE74C12" w14:textId="77777777" w:rsidR="008D3BAD" w:rsidRPr="008D3BAD" w:rsidRDefault="008D3BAD" w:rsidP="008D3BAD">
      <w:pPr>
        <w:spacing w:after="0" w:line="360" w:lineRule="auto"/>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sz w:val="26"/>
          <w:szCs w:val="26"/>
          <w:lang w:eastAsia="en-IN"/>
        </w:rPr>
        <w:lastRenderedPageBreak/>
        <w:t>This layer performs the functions of top three layers of the OSI model: Application, Presentation and Session Layer. It is responsible for node-to-node communication and controls user-interface specifications. Some of the protocols present in this layer are: HTTP, HTTPS, FTP, TFTP, Telnet, SSH, SMTP, SNMP, NTP, DNS, DHCP, NFS, X Window, LPD. Have a look at </w:t>
      </w:r>
      <w:hyperlink r:id="rId28" w:history="1">
        <w:r w:rsidRPr="008D3BAD">
          <w:rPr>
            <w:rFonts w:ascii="Times New Roman" w:eastAsia="Times New Roman" w:hAnsi="Times New Roman" w:cs="Times New Roman"/>
            <w:color w:val="0000FF"/>
            <w:sz w:val="26"/>
            <w:u w:val="single"/>
            <w:lang w:eastAsia="en-IN"/>
          </w:rPr>
          <w:t>Protocols in Application Layer</w:t>
        </w:r>
      </w:hyperlink>
      <w:r w:rsidRPr="008D3BAD">
        <w:rPr>
          <w:rFonts w:ascii="Times New Roman" w:eastAsia="Times New Roman" w:hAnsi="Times New Roman" w:cs="Times New Roman"/>
          <w:sz w:val="26"/>
          <w:szCs w:val="26"/>
          <w:lang w:eastAsia="en-IN"/>
        </w:rPr>
        <w:t xml:space="preserve"> for some information about these protocols. Protocols other than those present in the linked article </w:t>
      </w:r>
      <w:proofErr w:type="gramStart"/>
      <w:r w:rsidRPr="008D3BAD">
        <w:rPr>
          <w:rFonts w:ascii="Times New Roman" w:eastAsia="Times New Roman" w:hAnsi="Times New Roman" w:cs="Times New Roman"/>
          <w:sz w:val="26"/>
          <w:szCs w:val="26"/>
          <w:lang w:eastAsia="en-IN"/>
        </w:rPr>
        <w:t>are :</w:t>
      </w:r>
      <w:proofErr w:type="gramEnd"/>
    </w:p>
    <w:p w14:paraId="0D5E3CFD" w14:textId="77777777" w:rsidR="008D3BAD" w:rsidRPr="008D3BAD" w:rsidRDefault="008D3BAD" w:rsidP="008D3BAD">
      <w:pPr>
        <w:numPr>
          <w:ilvl w:val="2"/>
          <w:numId w:val="56"/>
        </w:numPr>
        <w:spacing w:after="0" w:line="36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HTTP and HTTPS –</w:t>
      </w:r>
      <w:r w:rsidRPr="008D3BAD">
        <w:rPr>
          <w:rFonts w:ascii="Times New Roman" w:eastAsia="Times New Roman" w:hAnsi="Times New Roman" w:cs="Times New Roman"/>
          <w:sz w:val="26"/>
          <w:szCs w:val="26"/>
          <w:lang w:eastAsia="en-IN"/>
        </w:rPr>
        <w:t xml:space="preserve"> HTTP stands for Hypertext transfer protocol. It is used by the World Wide Web to manage communications between web browsers and servers. HTTPS stands for HTTP-Secure. It is a combination of HTTP with </w:t>
      </w:r>
      <w:proofErr w:type="gramStart"/>
      <w:r w:rsidRPr="008D3BAD">
        <w:rPr>
          <w:rFonts w:ascii="Times New Roman" w:eastAsia="Times New Roman" w:hAnsi="Times New Roman" w:cs="Times New Roman"/>
          <w:sz w:val="26"/>
          <w:szCs w:val="26"/>
          <w:lang w:eastAsia="en-IN"/>
        </w:rPr>
        <w:t>SSL(</w:t>
      </w:r>
      <w:proofErr w:type="gramEnd"/>
      <w:r w:rsidRPr="008D3BAD">
        <w:rPr>
          <w:rFonts w:ascii="Times New Roman" w:eastAsia="Times New Roman" w:hAnsi="Times New Roman" w:cs="Times New Roman"/>
          <w:sz w:val="26"/>
          <w:szCs w:val="26"/>
          <w:lang w:eastAsia="en-IN"/>
        </w:rPr>
        <w:t xml:space="preserve">Secure Socket Layer). It is efficient in cases where the browser </w:t>
      </w:r>
      <w:proofErr w:type="gramStart"/>
      <w:r w:rsidRPr="008D3BAD">
        <w:rPr>
          <w:rFonts w:ascii="Times New Roman" w:eastAsia="Times New Roman" w:hAnsi="Times New Roman" w:cs="Times New Roman"/>
          <w:sz w:val="26"/>
          <w:szCs w:val="26"/>
          <w:lang w:eastAsia="en-IN"/>
        </w:rPr>
        <w:t>need</w:t>
      </w:r>
      <w:proofErr w:type="gramEnd"/>
      <w:r w:rsidRPr="008D3BAD">
        <w:rPr>
          <w:rFonts w:ascii="Times New Roman" w:eastAsia="Times New Roman" w:hAnsi="Times New Roman" w:cs="Times New Roman"/>
          <w:sz w:val="26"/>
          <w:szCs w:val="26"/>
          <w:lang w:eastAsia="en-IN"/>
        </w:rPr>
        <w:t xml:space="preserve"> to fill out forms, sign in, authenticate and carry out bank transactions.</w:t>
      </w:r>
    </w:p>
    <w:p w14:paraId="73565F58" w14:textId="77777777" w:rsidR="008D3BAD" w:rsidRPr="008D3BAD" w:rsidRDefault="008D3BAD" w:rsidP="008D3BAD">
      <w:pPr>
        <w:numPr>
          <w:ilvl w:val="2"/>
          <w:numId w:val="56"/>
        </w:numPr>
        <w:spacing w:after="0" w:line="36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SSH –</w:t>
      </w:r>
      <w:r w:rsidRPr="008D3BAD">
        <w:rPr>
          <w:rFonts w:ascii="Times New Roman" w:eastAsia="Times New Roman" w:hAnsi="Times New Roman" w:cs="Times New Roman"/>
          <w:sz w:val="26"/>
          <w:szCs w:val="26"/>
          <w:lang w:eastAsia="en-IN"/>
        </w:rPr>
        <w:t> SSH stands for Secure Shell. It is a terminal emulations software similar to Telnet. The reason SSH is more preferred is because of its ability to maintain the encrypted connection. It sets up a secure session over a TCP/IP connection.</w:t>
      </w:r>
    </w:p>
    <w:p w14:paraId="53949DF7" w14:textId="77777777" w:rsidR="008D3BAD" w:rsidRPr="008D3BAD" w:rsidRDefault="008D3BAD" w:rsidP="008D3BAD">
      <w:pPr>
        <w:numPr>
          <w:ilvl w:val="2"/>
          <w:numId w:val="56"/>
        </w:numPr>
        <w:spacing w:after="0" w:line="360" w:lineRule="auto"/>
        <w:ind w:left="360"/>
        <w:jc w:val="both"/>
        <w:textAlignment w:val="baseline"/>
        <w:rPr>
          <w:rFonts w:ascii="Times New Roman" w:eastAsia="Times New Roman" w:hAnsi="Times New Roman" w:cs="Times New Roman"/>
          <w:sz w:val="26"/>
          <w:szCs w:val="26"/>
          <w:lang w:eastAsia="en-IN"/>
        </w:rPr>
      </w:pPr>
      <w:r w:rsidRPr="008D3BAD">
        <w:rPr>
          <w:rFonts w:ascii="Times New Roman" w:eastAsia="Times New Roman" w:hAnsi="Times New Roman" w:cs="Times New Roman"/>
          <w:b/>
          <w:bCs/>
          <w:sz w:val="26"/>
          <w:lang w:eastAsia="en-IN"/>
        </w:rPr>
        <w:t>NTP –</w:t>
      </w:r>
      <w:r w:rsidRPr="008D3BAD">
        <w:rPr>
          <w:rFonts w:ascii="Times New Roman" w:eastAsia="Times New Roman" w:hAnsi="Times New Roman" w:cs="Times New Roman"/>
          <w:sz w:val="26"/>
          <w:szCs w:val="26"/>
          <w:lang w:eastAsia="en-IN"/>
        </w:rPr>
        <w:t> 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tbl>
      <w:tblPr>
        <w:tblW w:w="9778" w:type="dxa"/>
        <w:shd w:val="clear" w:color="auto" w:fill="FFFFFF"/>
        <w:tblCellMar>
          <w:top w:w="15" w:type="dxa"/>
          <w:left w:w="15" w:type="dxa"/>
          <w:bottom w:w="15" w:type="dxa"/>
          <w:right w:w="15" w:type="dxa"/>
        </w:tblCellMar>
        <w:tblLook w:val="04A0" w:firstRow="1" w:lastRow="0" w:firstColumn="1" w:lastColumn="0" w:noHBand="0" w:noVBand="1"/>
      </w:tblPr>
      <w:tblGrid>
        <w:gridCol w:w="5062"/>
        <w:gridCol w:w="4716"/>
      </w:tblGrid>
      <w:tr w:rsidR="00612D94" w:rsidRPr="00612D94" w14:paraId="3BF67214" w14:textId="77777777" w:rsidTr="00612D94">
        <w:trPr>
          <w:trHeight w:val="296"/>
        </w:trPr>
        <w:tc>
          <w:tcPr>
            <w:tcW w:w="0" w:type="auto"/>
            <w:tcBorders>
              <w:top w:val="nil"/>
              <w:left w:val="nil"/>
              <w:bottom w:val="nil"/>
              <w:right w:val="nil"/>
            </w:tcBorders>
            <w:shd w:val="clear" w:color="auto" w:fill="F9F9F9"/>
            <w:vAlign w:val="center"/>
            <w:hideMark/>
          </w:tcPr>
          <w:p w14:paraId="077CF542" w14:textId="77777777" w:rsidR="00612D94" w:rsidRPr="00612D94" w:rsidRDefault="00612D94" w:rsidP="00612D94">
            <w:pPr>
              <w:spacing w:after="0" w:line="240" w:lineRule="auto"/>
              <w:jc w:val="center"/>
              <w:rPr>
                <w:rFonts w:ascii="Arial" w:eastAsia="Times New Roman" w:hAnsi="Arial" w:cs="Arial"/>
                <w:b/>
                <w:bCs/>
                <w:color w:val="222222"/>
                <w:szCs w:val="27"/>
                <w:lang w:eastAsia="en-IN"/>
              </w:rPr>
            </w:pPr>
            <w:r w:rsidRPr="00612D94">
              <w:rPr>
                <w:rFonts w:ascii="Arial" w:eastAsia="Times New Roman" w:hAnsi="Arial" w:cs="Arial"/>
                <w:b/>
                <w:bCs/>
                <w:color w:val="222222"/>
                <w:szCs w:val="27"/>
                <w:lang w:eastAsia="en-IN"/>
              </w:rPr>
              <w:t>OSI Model</w:t>
            </w:r>
          </w:p>
        </w:tc>
        <w:tc>
          <w:tcPr>
            <w:tcW w:w="0" w:type="auto"/>
            <w:tcBorders>
              <w:top w:val="nil"/>
              <w:left w:val="nil"/>
              <w:bottom w:val="nil"/>
              <w:right w:val="nil"/>
            </w:tcBorders>
            <w:shd w:val="clear" w:color="auto" w:fill="F9F9F9"/>
            <w:vAlign w:val="center"/>
            <w:hideMark/>
          </w:tcPr>
          <w:p w14:paraId="5FD9A75D" w14:textId="77777777" w:rsidR="00612D94" w:rsidRPr="00612D94" w:rsidRDefault="00612D94" w:rsidP="00612D94">
            <w:pPr>
              <w:spacing w:after="0" w:line="240" w:lineRule="auto"/>
              <w:jc w:val="center"/>
              <w:rPr>
                <w:rFonts w:ascii="Arial" w:eastAsia="Times New Roman" w:hAnsi="Arial" w:cs="Arial"/>
                <w:b/>
                <w:bCs/>
                <w:color w:val="222222"/>
                <w:szCs w:val="27"/>
                <w:lang w:eastAsia="en-IN"/>
              </w:rPr>
            </w:pPr>
            <w:r w:rsidRPr="00612D94">
              <w:rPr>
                <w:rFonts w:ascii="Arial" w:eastAsia="Times New Roman" w:hAnsi="Arial" w:cs="Arial"/>
                <w:b/>
                <w:bCs/>
                <w:color w:val="222222"/>
                <w:szCs w:val="27"/>
                <w:lang w:eastAsia="en-IN"/>
              </w:rPr>
              <w:t>TCP/IP model</w:t>
            </w:r>
          </w:p>
        </w:tc>
      </w:tr>
      <w:tr w:rsidR="00612D94" w:rsidRPr="00612D94" w14:paraId="3CD7DBE8" w14:textId="77777777" w:rsidTr="00612D94">
        <w:trPr>
          <w:trHeight w:val="578"/>
        </w:trPr>
        <w:tc>
          <w:tcPr>
            <w:tcW w:w="0" w:type="auto"/>
            <w:tcBorders>
              <w:top w:val="single" w:sz="6" w:space="0" w:color="EEEEEE"/>
              <w:left w:val="nil"/>
              <w:bottom w:val="nil"/>
              <w:right w:val="nil"/>
            </w:tcBorders>
            <w:shd w:val="clear" w:color="auto" w:fill="FFFFFF"/>
            <w:vAlign w:val="center"/>
            <w:hideMark/>
          </w:tcPr>
          <w:p w14:paraId="78833431"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developed by ISO (International Standard Organization)</w:t>
            </w:r>
          </w:p>
        </w:tc>
        <w:tc>
          <w:tcPr>
            <w:tcW w:w="0" w:type="auto"/>
            <w:tcBorders>
              <w:top w:val="single" w:sz="6" w:space="0" w:color="EEEEEE"/>
              <w:left w:val="nil"/>
              <w:bottom w:val="nil"/>
              <w:right w:val="nil"/>
            </w:tcBorders>
            <w:shd w:val="clear" w:color="auto" w:fill="FFFFFF"/>
            <w:vAlign w:val="center"/>
            <w:hideMark/>
          </w:tcPr>
          <w:p w14:paraId="5C762E37"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developed by ARPANET (Advanced Research Project Agency Network).</w:t>
            </w:r>
          </w:p>
        </w:tc>
      </w:tr>
      <w:tr w:rsidR="00612D94" w:rsidRPr="00612D94" w14:paraId="075136D3"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401C2AA6"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model provides a clear distinction between interfaces, services, and protocols.</w:t>
            </w:r>
          </w:p>
        </w:tc>
        <w:tc>
          <w:tcPr>
            <w:tcW w:w="0" w:type="auto"/>
            <w:tcBorders>
              <w:top w:val="single" w:sz="6" w:space="0" w:color="EEEEEE"/>
              <w:left w:val="nil"/>
              <w:bottom w:val="nil"/>
              <w:right w:val="nil"/>
            </w:tcBorders>
            <w:shd w:val="clear" w:color="auto" w:fill="F9F9F9"/>
            <w:vAlign w:val="center"/>
            <w:hideMark/>
          </w:tcPr>
          <w:p w14:paraId="139CF434"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doesn’t have any clear distinguishing points between services, interfaces, and protocols.</w:t>
            </w:r>
          </w:p>
        </w:tc>
      </w:tr>
      <w:tr w:rsidR="00612D94" w:rsidRPr="00612D94" w14:paraId="1D77DECB" w14:textId="77777777" w:rsidTr="00612D94">
        <w:trPr>
          <w:trHeight w:val="296"/>
        </w:trPr>
        <w:tc>
          <w:tcPr>
            <w:tcW w:w="0" w:type="auto"/>
            <w:tcBorders>
              <w:top w:val="single" w:sz="6" w:space="0" w:color="EEEEEE"/>
              <w:left w:val="nil"/>
              <w:bottom w:val="nil"/>
              <w:right w:val="nil"/>
            </w:tcBorders>
            <w:shd w:val="clear" w:color="auto" w:fill="FFFFFF"/>
            <w:vAlign w:val="center"/>
            <w:hideMark/>
          </w:tcPr>
          <w:p w14:paraId="51B0FE83"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refers to Open Systems Interconnection.</w:t>
            </w:r>
          </w:p>
        </w:tc>
        <w:tc>
          <w:tcPr>
            <w:tcW w:w="0" w:type="auto"/>
            <w:tcBorders>
              <w:top w:val="single" w:sz="6" w:space="0" w:color="EEEEEE"/>
              <w:left w:val="nil"/>
              <w:bottom w:val="nil"/>
              <w:right w:val="nil"/>
            </w:tcBorders>
            <w:shd w:val="clear" w:color="auto" w:fill="FFFFFF"/>
            <w:vAlign w:val="center"/>
            <w:hideMark/>
          </w:tcPr>
          <w:p w14:paraId="0E20DAD5"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 refers to Transmission Control Protocol.</w:t>
            </w:r>
          </w:p>
        </w:tc>
      </w:tr>
      <w:tr w:rsidR="00612D94" w:rsidRPr="00612D94" w14:paraId="52A2AD97"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1AAADB2E"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uses the network layer to define routing standards and protocols.</w:t>
            </w:r>
          </w:p>
        </w:tc>
        <w:tc>
          <w:tcPr>
            <w:tcW w:w="0" w:type="auto"/>
            <w:tcBorders>
              <w:top w:val="single" w:sz="6" w:space="0" w:color="EEEEEE"/>
              <w:left w:val="nil"/>
              <w:bottom w:val="nil"/>
              <w:right w:val="nil"/>
            </w:tcBorders>
            <w:shd w:val="clear" w:color="auto" w:fill="F9F9F9"/>
            <w:vAlign w:val="center"/>
            <w:hideMark/>
          </w:tcPr>
          <w:p w14:paraId="27A7277D"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uses only the Internet layer.</w:t>
            </w:r>
          </w:p>
        </w:tc>
      </w:tr>
      <w:tr w:rsidR="00612D94" w:rsidRPr="00612D94" w14:paraId="5912FA5C" w14:textId="77777777" w:rsidTr="00612D94">
        <w:trPr>
          <w:trHeight w:val="296"/>
        </w:trPr>
        <w:tc>
          <w:tcPr>
            <w:tcW w:w="0" w:type="auto"/>
            <w:tcBorders>
              <w:top w:val="single" w:sz="6" w:space="0" w:color="EEEEEE"/>
              <w:left w:val="nil"/>
              <w:bottom w:val="nil"/>
              <w:right w:val="nil"/>
            </w:tcBorders>
            <w:shd w:val="clear" w:color="auto" w:fill="FFFFFF"/>
            <w:vAlign w:val="center"/>
            <w:hideMark/>
          </w:tcPr>
          <w:p w14:paraId="45EA6920"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follows a vertical approach.</w:t>
            </w:r>
          </w:p>
        </w:tc>
        <w:tc>
          <w:tcPr>
            <w:tcW w:w="0" w:type="auto"/>
            <w:tcBorders>
              <w:top w:val="single" w:sz="6" w:space="0" w:color="EEEEEE"/>
              <w:left w:val="nil"/>
              <w:bottom w:val="nil"/>
              <w:right w:val="nil"/>
            </w:tcBorders>
            <w:shd w:val="clear" w:color="auto" w:fill="FFFFFF"/>
            <w:vAlign w:val="center"/>
            <w:hideMark/>
          </w:tcPr>
          <w:p w14:paraId="4CCFC059"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follows a horizontal approach.</w:t>
            </w:r>
          </w:p>
        </w:tc>
      </w:tr>
      <w:tr w:rsidR="00612D94" w:rsidRPr="00612D94" w14:paraId="23FCE80A"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481B8811" w14:textId="77777777" w:rsidR="00612D94" w:rsidRPr="00612D94" w:rsidRDefault="009F3D78" w:rsidP="00612D94">
            <w:pPr>
              <w:spacing w:after="0" w:line="240" w:lineRule="auto"/>
              <w:rPr>
                <w:rFonts w:ascii="Arial" w:eastAsia="Times New Roman" w:hAnsi="Arial" w:cs="Arial"/>
                <w:color w:val="222222"/>
                <w:szCs w:val="27"/>
                <w:lang w:eastAsia="en-IN"/>
              </w:rPr>
            </w:pPr>
            <w:hyperlink r:id="rId29" w:history="1">
              <w:r w:rsidR="00612D94" w:rsidRPr="00612D94">
                <w:rPr>
                  <w:rFonts w:ascii="Arial" w:eastAsia="Times New Roman" w:hAnsi="Arial" w:cs="Arial"/>
                  <w:color w:val="0000FF"/>
                  <w:lang w:eastAsia="en-IN"/>
                </w:rPr>
                <w:t>OSI model</w:t>
              </w:r>
            </w:hyperlink>
            <w:r w:rsidR="00612D94" w:rsidRPr="00612D94">
              <w:rPr>
                <w:rFonts w:ascii="Arial" w:eastAsia="Times New Roman" w:hAnsi="Arial" w:cs="Arial"/>
                <w:color w:val="222222"/>
                <w:szCs w:val="27"/>
                <w:lang w:eastAsia="en-IN"/>
              </w:rPr>
              <w:t> use two separate layers physical and data link to define the functionality of the bottom layers.</w:t>
            </w:r>
          </w:p>
        </w:tc>
        <w:tc>
          <w:tcPr>
            <w:tcW w:w="0" w:type="auto"/>
            <w:tcBorders>
              <w:top w:val="single" w:sz="6" w:space="0" w:color="EEEEEE"/>
              <w:left w:val="nil"/>
              <w:bottom w:val="nil"/>
              <w:right w:val="nil"/>
            </w:tcBorders>
            <w:shd w:val="clear" w:color="auto" w:fill="F9F9F9"/>
            <w:vAlign w:val="center"/>
            <w:hideMark/>
          </w:tcPr>
          <w:p w14:paraId="633FDC8D"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uses only one layer (link).</w:t>
            </w:r>
          </w:p>
        </w:tc>
      </w:tr>
      <w:tr w:rsidR="00612D94" w:rsidRPr="00612D94" w14:paraId="7BB2518C" w14:textId="77777777" w:rsidTr="00612D94">
        <w:trPr>
          <w:trHeight w:val="282"/>
        </w:trPr>
        <w:tc>
          <w:tcPr>
            <w:tcW w:w="0" w:type="auto"/>
            <w:tcBorders>
              <w:top w:val="single" w:sz="6" w:space="0" w:color="EEEEEE"/>
              <w:left w:val="nil"/>
              <w:bottom w:val="nil"/>
              <w:right w:val="nil"/>
            </w:tcBorders>
            <w:shd w:val="clear" w:color="auto" w:fill="FFFFFF"/>
            <w:vAlign w:val="center"/>
            <w:hideMark/>
          </w:tcPr>
          <w:p w14:paraId="385E80CE"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layers have seven layers.</w:t>
            </w:r>
          </w:p>
        </w:tc>
        <w:tc>
          <w:tcPr>
            <w:tcW w:w="0" w:type="auto"/>
            <w:tcBorders>
              <w:top w:val="single" w:sz="6" w:space="0" w:color="EEEEEE"/>
              <w:left w:val="nil"/>
              <w:bottom w:val="nil"/>
              <w:right w:val="nil"/>
            </w:tcBorders>
            <w:shd w:val="clear" w:color="auto" w:fill="FFFFFF"/>
            <w:vAlign w:val="center"/>
            <w:hideMark/>
          </w:tcPr>
          <w:p w14:paraId="1C802904"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TCP/IP has four layers.</w:t>
            </w:r>
          </w:p>
        </w:tc>
      </w:tr>
      <w:tr w:rsidR="00612D94" w:rsidRPr="00612D94" w14:paraId="36A05AD2" w14:textId="77777777" w:rsidTr="00612D94">
        <w:trPr>
          <w:trHeight w:val="593"/>
        </w:trPr>
        <w:tc>
          <w:tcPr>
            <w:tcW w:w="0" w:type="auto"/>
            <w:tcBorders>
              <w:top w:val="single" w:sz="6" w:space="0" w:color="EEEEEE"/>
              <w:left w:val="nil"/>
              <w:bottom w:val="nil"/>
              <w:right w:val="nil"/>
            </w:tcBorders>
            <w:shd w:val="clear" w:color="auto" w:fill="F9F9F9"/>
            <w:vAlign w:val="center"/>
            <w:hideMark/>
          </w:tcPr>
          <w:p w14:paraId="02EF5290"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OSI model, the transport layer is only connection-oriented.</w:t>
            </w:r>
          </w:p>
        </w:tc>
        <w:tc>
          <w:tcPr>
            <w:tcW w:w="0" w:type="auto"/>
            <w:tcBorders>
              <w:top w:val="single" w:sz="6" w:space="0" w:color="EEEEEE"/>
              <w:left w:val="nil"/>
              <w:bottom w:val="nil"/>
              <w:right w:val="nil"/>
            </w:tcBorders>
            <w:shd w:val="clear" w:color="auto" w:fill="F9F9F9"/>
            <w:vAlign w:val="center"/>
            <w:hideMark/>
          </w:tcPr>
          <w:p w14:paraId="323F049A"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A layer of the TCP/IP model is both connection-oriented and connectionless.</w:t>
            </w:r>
          </w:p>
        </w:tc>
      </w:tr>
      <w:tr w:rsidR="00612D94" w:rsidRPr="00612D94" w14:paraId="4417061A" w14:textId="77777777" w:rsidTr="00612D94">
        <w:trPr>
          <w:trHeight w:val="578"/>
        </w:trPr>
        <w:tc>
          <w:tcPr>
            <w:tcW w:w="0" w:type="auto"/>
            <w:tcBorders>
              <w:top w:val="single" w:sz="6" w:space="0" w:color="EEEEEE"/>
              <w:left w:val="nil"/>
              <w:bottom w:val="nil"/>
              <w:right w:val="nil"/>
            </w:tcBorders>
            <w:shd w:val="clear" w:color="auto" w:fill="FFFFFF"/>
            <w:vAlign w:val="center"/>
            <w:hideMark/>
          </w:tcPr>
          <w:p w14:paraId="40C8F0B9"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lastRenderedPageBreak/>
              <w:t>In the OSI model, the data link layer and physical are separate layers.</w:t>
            </w:r>
          </w:p>
        </w:tc>
        <w:tc>
          <w:tcPr>
            <w:tcW w:w="0" w:type="auto"/>
            <w:tcBorders>
              <w:top w:val="single" w:sz="6" w:space="0" w:color="EEEEEE"/>
              <w:left w:val="nil"/>
              <w:bottom w:val="nil"/>
              <w:right w:val="nil"/>
            </w:tcBorders>
            <w:shd w:val="clear" w:color="auto" w:fill="FFFFFF"/>
            <w:vAlign w:val="center"/>
            <w:hideMark/>
          </w:tcPr>
          <w:p w14:paraId="77C7B927"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In TCP, physical and data link are both combined as a single host-to-network layer.</w:t>
            </w:r>
          </w:p>
        </w:tc>
      </w:tr>
      <w:tr w:rsidR="00612D94" w:rsidRPr="00612D94" w14:paraId="43022692" w14:textId="77777777" w:rsidTr="00612D94">
        <w:trPr>
          <w:trHeight w:val="578"/>
        </w:trPr>
        <w:tc>
          <w:tcPr>
            <w:tcW w:w="0" w:type="auto"/>
            <w:tcBorders>
              <w:top w:val="single" w:sz="6" w:space="0" w:color="EEEEEE"/>
              <w:left w:val="nil"/>
              <w:bottom w:val="nil"/>
              <w:right w:val="nil"/>
            </w:tcBorders>
            <w:shd w:val="clear" w:color="auto" w:fill="F9F9F9"/>
            <w:vAlign w:val="center"/>
            <w:hideMark/>
          </w:tcPr>
          <w:p w14:paraId="4251F3E1"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Session and presentation layers are not a part of the TCP model.</w:t>
            </w:r>
          </w:p>
        </w:tc>
        <w:tc>
          <w:tcPr>
            <w:tcW w:w="0" w:type="auto"/>
            <w:tcBorders>
              <w:top w:val="single" w:sz="6" w:space="0" w:color="EEEEEE"/>
              <w:left w:val="nil"/>
              <w:bottom w:val="nil"/>
              <w:right w:val="nil"/>
            </w:tcBorders>
            <w:shd w:val="clear" w:color="auto" w:fill="F9F9F9"/>
            <w:vAlign w:val="center"/>
            <w:hideMark/>
          </w:tcPr>
          <w:p w14:paraId="5D05CFCF"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There is no session and presentation layer in TCP model.</w:t>
            </w:r>
          </w:p>
        </w:tc>
      </w:tr>
      <w:tr w:rsidR="00612D94" w:rsidRPr="00612D94" w14:paraId="213B3D5B" w14:textId="77777777" w:rsidTr="00612D94">
        <w:trPr>
          <w:trHeight w:val="296"/>
        </w:trPr>
        <w:tc>
          <w:tcPr>
            <w:tcW w:w="0" w:type="auto"/>
            <w:tcBorders>
              <w:top w:val="single" w:sz="6" w:space="0" w:color="EEEEEE"/>
              <w:left w:val="nil"/>
              <w:bottom w:val="nil"/>
              <w:right w:val="nil"/>
            </w:tcBorders>
            <w:shd w:val="clear" w:color="auto" w:fill="FFFFFF"/>
            <w:vAlign w:val="center"/>
            <w:hideMark/>
          </w:tcPr>
          <w:p w14:paraId="448E77DF"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defined after the advent of the Internet.</w:t>
            </w:r>
          </w:p>
        </w:tc>
        <w:tc>
          <w:tcPr>
            <w:tcW w:w="0" w:type="auto"/>
            <w:tcBorders>
              <w:top w:val="single" w:sz="6" w:space="0" w:color="EEEEEE"/>
              <w:left w:val="nil"/>
              <w:bottom w:val="nil"/>
              <w:right w:val="nil"/>
            </w:tcBorders>
            <w:shd w:val="clear" w:color="auto" w:fill="FFFFFF"/>
            <w:vAlign w:val="center"/>
            <w:hideMark/>
          </w:tcPr>
          <w:p w14:paraId="28996EC5"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It is defined before the advent of the internet.</w:t>
            </w:r>
          </w:p>
        </w:tc>
      </w:tr>
      <w:tr w:rsidR="00612D94" w:rsidRPr="00612D94" w14:paraId="7916958A" w14:textId="77777777" w:rsidTr="00612D94">
        <w:trPr>
          <w:trHeight w:val="282"/>
        </w:trPr>
        <w:tc>
          <w:tcPr>
            <w:tcW w:w="0" w:type="auto"/>
            <w:tcBorders>
              <w:top w:val="single" w:sz="6" w:space="0" w:color="EEEEEE"/>
              <w:left w:val="nil"/>
              <w:bottom w:val="nil"/>
              <w:right w:val="nil"/>
            </w:tcBorders>
            <w:shd w:val="clear" w:color="auto" w:fill="F9F9F9"/>
            <w:vAlign w:val="center"/>
            <w:hideMark/>
          </w:tcPr>
          <w:p w14:paraId="78AD91F7"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The minimum size of the OSI header is 5 bytes.</w:t>
            </w:r>
          </w:p>
        </w:tc>
        <w:tc>
          <w:tcPr>
            <w:tcW w:w="0" w:type="auto"/>
            <w:tcBorders>
              <w:top w:val="single" w:sz="6" w:space="0" w:color="EEEEEE"/>
              <w:left w:val="nil"/>
              <w:bottom w:val="nil"/>
              <w:right w:val="nil"/>
            </w:tcBorders>
            <w:shd w:val="clear" w:color="auto" w:fill="F9F9F9"/>
            <w:vAlign w:val="center"/>
            <w:hideMark/>
          </w:tcPr>
          <w:p w14:paraId="35C59CA1" w14:textId="77777777" w:rsidR="00612D94" w:rsidRPr="00612D94" w:rsidRDefault="00612D94" w:rsidP="00612D94">
            <w:pPr>
              <w:spacing w:after="0" w:line="240" w:lineRule="auto"/>
              <w:rPr>
                <w:rFonts w:ascii="Arial" w:eastAsia="Times New Roman" w:hAnsi="Arial" w:cs="Arial"/>
                <w:color w:val="222222"/>
                <w:szCs w:val="27"/>
                <w:lang w:eastAsia="en-IN"/>
              </w:rPr>
            </w:pPr>
            <w:r w:rsidRPr="00612D94">
              <w:rPr>
                <w:rFonts w:ascii="Arial" w:eastAsia="Times New Roman" w:hAnsi="Arial" w:cs="Arial"/>
                <w:color w:val="222222"/>
                <w:szCs w:val="27"/>
                <w:lang w:eastAsia="en-IN"/>
              </w:rPr>
              <w:t>Minimum header size is 20 bytes.</w:t>
            </w:r>
          </w:p>
        </w:tc>
      </w:tr>
    </w:tbl>
    <w:p w14:paraId="7273D327" w14:textId="77777777" w:rsidR="008D3BAD" w:rsidRPr="00355522" w:rsidRDefault="008D3BAD" w:rsidP="008D3BAD">
      <w:pPr>
        <w:spacing w:after="384" w:line="360" w:lineRule="auto"/>
        <w:jc w:val="both"/>
        <w:textAlignment w:val="baseline"/>
        <w:rPr>
          <w:rFonts w:ascii="Times New Roman" w:hAnsi="Times New Roman" w:cs="Times New Roman"/>
          <w:sz w:val="40"/>
          <w:szCs w:val="32"/>
        </w:rPr>
      </w:pPr>
    </w:p>
    <w:sectPr w:rsidR="008D3BAD" w:rsidRPr="00355522" w:rsidSect="00802A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uli">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701"/>
    <w:multiLevelType w:val="multilevel"/>
    <w:tmpl w:val="CA862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20AAC"/>
    <w:multiLevelType w:val="multilevel"/>
    <w:tmpl w:val="46ACB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624A1E"/>
    <w:multiLevelType w:val="multilevel"/>
    <w:tmpl w:val="4EBC0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EF513F"/>
    <w:multiLevelType w:val="multilevel"/>
    <w:tmpl w:val="60643F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076C93"/>
    <w:multiLevelType w:val="multilevel"/>
    <w:tmpl w:val="46524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E894A67"/>
    <w:multiLevelType w:val="multilevel"/>
    <w:tmpl w:val="4F10AE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511393"/>
    <w:multiLevelType w:val="multilevel"/>
    <w:tmpl w:val="6B1EC0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5D324F"/>
    <w:multiLevelType w:val="multilevel"/>
    <w:tmpl w:val="9C76D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F27AA8"/>
    <w:multiLevelType w:val="multilevel"/>
    <w:tmpl w:val="B8CC24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3CE4DB9"/>
    <w:multiLevelType w:val="multilevel"/>
    <w:tmpl w:val="D9ECC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754707C"/>
    <w:multiLevelType w:val="multilevel"/>
    <w:tmpl w:val="4D1235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7E545E8"/>
    <w:multiLevelType w:val="multilevel"/>
    <w:tmpl w:val="2F703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82B288B"/>
    <w:multiLevelType w:val="multilevel"/>
    <w:tmpl w:val="08E81D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87C678E"/>
    <w:multiLevelType w:val="multilevel"/>
    <w:tmpl w:val="1FFEA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DF79CC"/>
    <w:multiLevelType w:val="multilevel"/>
    <w:tmpl w:val="A8DA5E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AB6460A"/>
    <w:multiLevelType w:val="multilevel"/>
    <w:tmpl w:val="77764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AC44B35"/>
    <w:multiLevelType w:val="multilevel"/>
    <w:tmpl w:val="DA6878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D9A2BDD"/>
    <w:multiLevelType w:val="multilevel"/>
    <w:tmpl w:val="D3120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1DD16B1"/>
    <w:multiLevelType w:val="multilevel"/>
    <w:tmpl w:val="4E1ABD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32C6E48"/>
    <w:multiLevelType w:val="multilevel"/>
    <w:tmpl w:val="04684D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3383A87"/>
    <w:multiLevelType w:val="multilevel"/>
    <w:tmpl w:val="397E0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B0B670D"/>
    <w:multiLevelType w:val="multilevel"/>
    <w:tmpl w:val="390CFB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B557BB1"/>
    <w:multiLevelType w:val="multilevel"/>
    <w:tmpl w:val="2C10B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B670BB0"/>
    <w:multiLevelType w:val="multilevel"/>
    <w:tmpl w:val="FCC83A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FEF6416"/>
    <w:multiLevelType w:val="multilevel"/>
    <w:tmpl w:val="DFE4AD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16E5E30"/>
    <w:multiLevelType w:val="multilevel"/>
    <w:tmpl w:val="314C92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18B3876"/>
    <w:multiLevelType w:val="multilevel"/>
    <w:tmpl w:val="ADAE761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3096E03"/>
    <w:multiLevelType w:val="multilevel"/>
    <w:tmpl w:val="875086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3763596"/>
    <w:multiLevelType w:val="multilevel"/>
    <w:tmpl w:val="D6CE40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4900EA7"/>
    <w:multiLevelType w:val="multilevel"/>
    <w:tmpl w:val="9BCC5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CD33D1"/>
    <w:multiLevelType w:val="multilevel"/>
    <w:tmpl w:val="10F62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682358E"/>
    <w:multiLevelType w:val="multilevel"/>
    <w:tmpl w:val="6B843C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A847902"/>
    <w:multiLevelType w:val="multilevel"/>
    <w:tmpl w:val="058C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DFD3B01"/>
    <w:multiLevelType w:val="multilevel"/>
    <w:tmpl w:val="84BA7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02562C7"/>
    <w:multiLevelType w:val="multilevel"/>
    <w:tmpl w:val="50E00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553142D"/>
    <w:multiLevelType w:val="multilevel"/>
    <w:tmpl w:val="4C12A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66C27FA"/>
    <w:multiLevelType w:val="multilevel"/>
    <w:tmpl w:val="CF1277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8AF6F98"/>
    <w:multiLevelType w:val="multilevel"/>
    <w:tmpl w:val="E8B8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461F0E"/>
    <w:multiLevelType w:val="multilevel"/>
    <w:tmpl w:val="4A949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C283671"/>
    <w:multiLevelType w:val="multilevel"/>
    <w:tmpl w:val="716CB4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EFC2C35"/>
    <w:multiLevelType w:val="multilevel"/>
    <w:tmpl w:val="49164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F6E3BB0"/>
    <w:multiLevelType w:val="multilevel"/>
    <w:tmpl w:val="0AAE0D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00C7FFC"/>
    <w:multiLevelType w:val="multilevel"/>
    <w:tmpl w:val="6D5613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46C5A1A"/>
    <w:multiLevelType w:val="multilevel"/>
    <w:tmpl w:val="D9F8C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7127465"/>
    <w:multiLevelType w:val="multilevel"/>
    <w:tmpl w:val="2048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39730A"/>
    <w:multiLevelType w:val="multilevel"/>
    <w:tmpl w:val="0BB20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AE21F99"/>
    <w:multiLevelType w:val="multilevel"/>
    <w:tmpl w:val="AA447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F624064"/>
    <w:multiLevelType w:val="multilevel"/>
    <w:tmpl w:val="22047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2770AEB"/>
    <w:multiLevelType w:val="multilevel"/>
    <w:tmpl w:val="25326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3FA19B2"/>
    <w:multiLevelType w:val="multilevel"/>
    <w:tmpl w:val="D1E004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4FC3DE8"/>
    <w:multiLevelType w:val="multilevel"/>
    <w:tmpl w:val="6D0498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761E3A76"/>
    <w:multiLevelType w:val="multilevel"/>
    <w:tmpl w:val="DC265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766C4DB1"/>
    <w:multiLevelType w:val="multilevel"/>
    <w:tmpl w:val="A68CC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7D382606"/>
    <w:multiLevelType w:val="multilevel"/>
    <w:tmpl w:val="F40E6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7DC53769"/>
    <w:multiLevelType w:val="multilevel"/>
    <w:tmpl w:val="08563C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FC90D3E"/>
    <w:multiLevelType w:val="multilevel"/>
    <w:tmpl w:val="65D64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7"/>
  </w:num>
  <w:num w:numId="3">
    <w:abstractNumId w:val="23"/>
  </w:num>
  <w:num w:numId="4">
    <w:abstractNumId w:val="7"/>
  </w:num>
  <w:num w:numId="5">
    <w:abstractNumId w:val="21"/>
  </w:num>
  <w:num w:numId="6">
    <w:abstractNumId w:val="52"/>
  </w:num>
  <w:num w:numId="7">
    <w:abstractNumId w:val="31"/>
  </w:num>
  <w:num w:numId="8">
    <w:abstractNumId w:val="47"/>
  </w:num>
  <w:num w:numId="9">
    <w:abstractNumId w:val="49"/>
  </w:num>
  <w:num w:numId="10">
    <w:abstractNumId w:val="18"/>
  </w:num>
  <w:num w:numId="11">
    <w:abstractNumId w:val="43"/>
  </w:num>
  <w:num w:numId="12">
    <w:abstractNumId w:val="53"/>
  </w:num>
  <w:num w:numId="13">
    <w:abstractNumId w:val="8"/>
  </w:num>
  <w:num w:numId="14">
    <w:abstractNumId w:val="44"/>
  </w:num>
  <w:num w:numId="15">
    <w:abstractNumId w:val="6"/>
  </w:num>
  <w:num w:numId="16">
    <w:abstractNumId w:val="50"/>
  </w:num>
  <w:num w:numId="17">
    <w:abstractNumId w:val="9"/>
  </w:num>
  <w:num w:numId="18">
    <w:abstractNumId w:val="14"/>
  </w:num>
  <w:num w:numId="19">
    <w:abstractNumId w:val="26"/>
  </w:num>
  <w:num w:numId="20">
    <w:abstractNumId w:val="48"/>
  </w:num>
  <w:num w:numId="21">
    <w:abstractNumId w:val="45"/>
  </w:num>
  <w:num w:numId="22">
    <w:abstractNumId w:val="4"/>
  </w:num>
  <w:num w:numId="23">
    <w:abstractNumId w:val="22"/>
  </w:num>
  <w:num w:numId="24">
    <w:abstractNumId w:val="32"/>
  </w:num>
  <w:num w:numId="25">
    <w:abstractNumId w:val="55"/>
  </w:num>
  <w:num w:numId="26">
    <w:abstractNumId w:val="28"/>
  </w:num>
  <w:num w:numId="27">
    <w:abstractNumId w:val="12"/>
  </w:num>
  <w:num w:numId="28">
    <w:abstractNumId w:val="11"/>
  </w:num>
  <w:num w:numId="29">
    <w:abstractNumId w:val="34"/>
  </w:num>
  <w:num w:numId="30">
    <w:abstractNumId w:val="16"/>
  </w:num>
  <w:num w:numId="31">
    <w:abstractNumId w:val="38"/>
  </w:num>
  <w:num w:numId="32">
    <w:abstractNumId w:val="2"/>
  </w:num>
  <w:num w:numId="33">
    <w:abstractNumId w:val="15"/>
  </w:num>
  <w:num w:numId="34">
    <w:abstractNumId w:val="20"/>
  </w:num>
  <w:num w:numId="35">
    <w:abstractNumId w:val="30"/>
  </w:num>
  <w:num w:numId="36">
    <w:abstractNumId w:val="1"/>
  </w:num>
  <w:num w:numId="37">
    <w:abstractNumId w:val="0"/>
  </w:num>
  <w:num w:numId="38">
    <w:abstractNumId w:val="5"/>
  </w:num>
  <w:num w:numId="39">
    <w:abstractNumId w:val="19"/>
  </w:num>
  <w:num w:numId="40">
    <w:abstractNumId w:val="24"/>
  </w:num>
  <w:num w:numId="41">
    <w:abstractNumId w:val="3"/>
  </w:num>
  <w:num w:numId="42">
    <w:abstractNumId w:val="42"/>
  </w:num>
  <w:num w:numId="43">
    <w:abstractNumId w:val="36"/>
  </w:num>
  <w:num w:numId="44">
    <w:abstractNumId w:val="40"/>
  </w:num>
  <w:num w:numId="45">
    <w:abstractNumId w:val="46"/>
  </w:num>
  <w:num w:numId="46">
    <w:abstractNumId w:val="41"/>
  </w:num>
  <w:num w:numId="47">
    <w:abstractNumId w:val="51"/>
  </w:num>
  <w:num w:numId="48">
    <w:abstractNumId w:val="33"/>
  </w:num>
  <w:num w:numId="49">
    <w:abstractNumId w:val="25"/>
  </w:num>
  <w:num w:numId="50">
    <w:abstractNumId w:val="35"/>
  </w:num>
  <w:num w:numId="51">
    <w:abstractNumId w:val="39"/>
  </w:num>
  <w:num w:numId="52">
    <w:abstractNumId w:val="27"/>
  </w:num>
  <w:num w:numId="53">
    <w:abstractNumId w:val="54"/>
  </w:num>
  <w:num w:numId="54">
    <w:abstractNumId w:val="29"/>
  </w:num>
  <w:num w:numId="55">
    <w:abstractNumId w:val="37"/>
  </w:num>
  <w:num w:numId="56">
    <w:abstractNumId w:val="1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A1076"/>
    <w:rsid w:val="0006625D"/>
    <w:rsid w:val="00080F8D"/>
    <w:rsid w:val="000D1B99"/>
    <w:rsid w:val="000D3FD9"/>
    <w:rsid w:val="000E686F"/>
    <w:rsid w:val="0020431B"/>
    <w:rsid w:val="003437D3"/>
    <w:rsid w:val="00355522"/>
    <w:rsid w:val="003A65C4"/>
    <w:rsid w:val="003D4072"/>
    <w:rsid w:val="00400F3C"/>
    <w:rsid w:val="004500F1"/>
    <w:rsid w:val="00612D94"/>
    <w:rsid w:val="00670BB0"/>
    <w:rsid w:val="007D1DFF"/>
    <w:rsid w:val="00802A68"/>
    <w:rsid w:val="0083003C"/>
    <w:rsid w:val="00844A05"/>
    <w:rsid w:val="00873CC7"/>
    <w:rsid w:val="008D3BAD"/>
    <w:rsid w:val="00994E41"/>
    <w:rsid w:val="009A2BDD"/>
    <w:rsid w:val="009F3D78"/>
    <w:rsid w:val="00AA1076"/>
    <w:rsid w:val="00AD170E"/>
    <w:rsid w:val="00B3649A"/>
    <w:rsid w:val="00BB300C"/>
    <w:rsid w:val="00BE79F6"/>
    <w:rsid w:val="00C223B8"/>
    <w:rsid w:val="00C35EC1"/>
    <w:rsid w:val="00C92A56"/>
    <w:rsid w:val="00CE15C8"/>
    <w:rsid w:val="00D55D3B"/>
    <w:rsid w:val="00D749B6"/>
    <w:rsid w:val="00E23A01"/>
    <w:rsid w:val="00FE5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BC0E"/>
  <w15:docId w15:val="{DF92CC8C-2DC0-42EA-A413-94F990D2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3B8"/>
  </w:style>
  <w:style w:type="paragraph" w:styleId="Heading1">
    <w:name w:val="heading 1"/>
    <w:basedOn w:val="Normal"/>
    <w:next w:val="Normal"/>
    <w:link w:val="Heading1Char"/>
    <w:uiPriority w:val="9"/>
    <w:qFormat/>
    <w:rsid w:val="007D1D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D3F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D3FD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D3FD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1076"/>
    <w:rPr>
      <w:b/>
      <w:bCs/>
    </w:rPr>
  </w:style>
  <w:style w:type="paragraph" w:styleId="ListParagraph">
    <w:name w:val="List Paragraph"/>
    <w:basedOn w:val="Normal"/>
    <w:uiPriority w:val="34"/>
    <w:qFormat/>
    <w:rsid w:val="00AA1076"/>
    <w:pPr>
      <w:ind w:left="720"/>
      <w:contextualSpacing/>
    </w:pPr>
  </w:style>
  <w:style w:type="character" w:customStyle="1" w:styleId="Heading2Char">
    <w:name w:val="Heading 2 Char"/>
    <w:basedOn w:val="DefaultParagraphFont"/>
    <w:link w:val="Heading2"/>
    <w:uiPriority w:val="9"/>
    <w:rsid w:val="000D3FD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D3FD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D3FD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D3FD9"/>
    <w:rPr>
      <w:color w:val="0000FF"/>
      <w:u w:val="single"/>
    </w:rPr>
  </w:style>
  <w:style w:type="character" w:customStyle="1" w:styleId="ast-left-arrow">
    <w:name w:val="ast-left-arrow"/>
    <w:basedOn w:val="DefaultParagraphFont"/>
    <w:rsid w:val="000D3FD9"/>
  </w:style>
  <w:style w:type="character" w:customStyle="1" w:styleId="ast-right-arrow">
    <w:name w:val="ast-right-arrow"/>
    <w:basedOn w:val="DefaultParagraphFont"/>
    <w:rsid w:val="000D3FD9"/>
  </w:style>
  <w:style w:type="paragraph" w:styleId="z-TopofForm">
    <w:name w:val="HTML Top of Form"/>
    <w:basedOn w:val="Normal"/>
    <w:next w:val="Normal"/>
    <w:link w:val="z-TopofFormChar"/>
    <w:hidden/>
    <w:uiPriority w:val="99"/>
    <w:semiHidden/>
    <w:unhideWhenUsed/>
    <w:rsid w:val="000D3FD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D3FD9"/>
    <w:rPr>
      <w:rFonts w:ascii="Arial" w:eastAsia="Times New Roman" w:hAnsi="Arial" w:cs="Arial"/>
      <w:vanish/>
      <w:sz w:val="16"/>
      <w:szCs w:val="16"/>
      <w:lang w:eastAsia="en-IN"/>
    </w:rPr>
  </w:style>
  <w:style w:type="paragraph" w:customStyle="1" w:styleId="comment-notes">
    <w:name w:val="comment-notes"/>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field-message">
    <w:name w:val="required-field-message"/>
    <w:basedOn w:val="DefaultParagraphFont"/>
    <w:rsid w:val="000D3FD9"/>
  </w:style>
  <w:style w:type="character" w:customStyle="1" w:styleId="required">
    <w:name w:val="required"/>
    <w:basedOn w:val="DefaultParagraphFont"/>
    <w:rsid w:val="000D3FD9"/>
  </w:style>
  <w:style w:type="paragraph" w:customStyle="1" w:styleId="comment-form-author">
    <w:name w:val="comment-form-author"/>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email">
    <w:name w:val="comment-form-email"/>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url">
    <w:name w:val="comment-form-url"/>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0D3FD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D3FD9"/>
    <w:rPr>
      <w:rFonts w:ascii="Arial" w:eastAsia="Times New Roman" w:hAnsi="Arial" w:cs="Arial"/>
      <w:vanish/>
      <w:sz w:val="16"/>
      <w:szCs w:val="16"/>
      <w:lang w:eastAsia="en-IN"/>
    </w:rPr>
  </w:style>
  <w:style w:type="character" w:customStyle="1" w:styleId="screen-reader-text">
    <w:name w:val="screen-reader-text"/>
    <w:basedOn w:val="DefaultParagraphFont"/>
    <w:rsid w:val="000D3FD9"/>
  </w:style>
  <w:style w:type="character" w:customStyle="1" w:styleId="reportline">
    <w:name w:val="reportline"/>
    <w:basedOn w:val="DefaultParagraphFont"/>
    <w:rsid w:val="000D3FD9"/>
  </w:style>
  <w:style w:type="character" w:customStyle="1" w:styleId="ez-report-ad-button">
    <w:name w:val="ez-report-ad-button"/>
    <w:basedOn w:val="DefaultParagraphFont"/>
    <w:rsid w:val="000D3FD9"/>
  </w:style>
  <w:style w:type="paragraph" w:customStyle="1" w:styleId="text">
    <w:name w:val="text"/>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text">
    <w:name w:val="footer-text"/>
    <w:basedOn w:val="Normal"/>
    <w:rsid w:val="000D3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D3F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FD9"/>
    <w:rPr>
      <w:rFonts w:ascii="Tahoma" w:hAnsi="Tahoma" w:cs="Tahoma"/>
      <w:sz w:val="16"/>
      <w:szCs w:val="16"/>
    </w:rPr>
  </w:style>
  <w:style w:type="character" w:customStyle="1" w:styleId="Heading1Char">
    <w:name w:val="Heading 1 Char"/>
    <w:basedOn w:val="DefaultParagraphFont"/>
    <w:link w:val="Heading1"/>
    <w:uiPriority w:val="9"/>
    <w:rsid w:val="007D1DFF"/>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066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6625D"/>
    <w:rPr>
      <w:rFonts w:ascii="Courier New" w:eastAsia="Times New Roman" w:hAnsi="Courier New" w:cs="Courier New"/>
      <w:sz w:val="20"/>
      <w:szCs w:val="20"/>
      <w:lang w:eastAsia="en-IN"/>
    </w:rPr>
  </w:style>
  <w:style w:type="paragraph" w:customStyle="1" w:styleId="pq">
    <w:name w:val="pq"/>
    <w:basedOn w:val="Normal"/>
    <w:rsid w:val="00C35E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9A2B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183">
      <w:bodyDiv w:val="1"/>
      <w:marLeft w:val="0"/>
      <w:marRight w:val="0"/>
      <w:marTop w:val="0"/>
      <w:marBottom w:val="0"/>
      <w:divBdr>
        <w:top w:val="none" w:sz="0" w:space="0" w:color="auto"/>
        <w:left w:val="none" w:sz="0" w:space="0" w:color="auto"/>
        <w:bottom w:val="none" w:sz="0" w:space="0" w:color="auto"/>
        <w:right w:val="none" w:sz="0" w:space="0" w:color="auto"/>
      </w:divBdr>
    </w:div>
    <w:div w:id="53553504">
      <w:bodyDiv w:val="1"/>
      <w:marLeft w:val="0"/>
      <w:marRight w:val="0"/>
      <w:marTop w:val="0"/>
      <w:marBottom w:val="0"/>
      <w:divBdr>
        <w:top w:val="none" w:sz="0" w:space="0" w:color="auto"/>
        <w:left w:val="none" w:sz="0" w:space="0" w:color="auto"/>
        <w:bottom w:val="none" w:sz="0" w:space="0" w:color="auto"/>
        <w:right w:val="none" w:sz="0" w:space="0" w:color="auto"/>
      </w:divBdr>
    </w:div>
    <w:div w:id="214512360">
      <w:bodyDiv w:val="1"/>
      <w:marLeft w:val="0"/>
      <w:marRight w:val="0"/>
      <w:marTop w:val="0"/>
      <w:marBottom w:val="0"/>
      <w:divBdr>
        <w:top w:val="none" w:sz="0" w:space="0" w:color="auto"/>
        <w:left w:val="none" w:sz="0" w:space="0" w:color="auto"/>
        <w:bottom w:val="none" w:sz="0" w:space="0" w:color="auto"/>
        <w:right w:val="none" w:sz="0" w:space="0" w:color="auto"/>
      </w:divBdr>
    </w:div>
    <w:div w:id="223025862">
      <w:bodyDiv w:val="1"/>
      <w:marLeft w:val="0"/>
      <w:marRight w:val="0"/>
      <w:marTop w:val="0"/>
      <w:marBottom w:val="0"/>
      <w:divBdr>
        <w:top w:val="none" w:sz="0" w:space="0" w:color="auto"/>
        <w:left w:val="none" w:sz="0" w:space="0" w:color="auto"/>
        <w:bottom w:val="none" w:sz="0" w:space="0" w:color="auto"/>
        <w:right w:val="none" w:sz="0" w:space="0" w:color="auto"/>
      </w:divBdr>
    </w:div>
    <w:div w:id="224994903">
      <w:bodyDiv w:val="1"/>
      <w:marLeft w:val="0"/>
      <w:marRight w:val="0"/>
      <w:marTop w:val="0"/>
      <w:marBottom w:val="0"/>
      <w:divBdr>
        <w:top w:val="none" w:sz="0" w:space="0" w:color="auto"/>
        <w:left w:val="none" w:sz="0" w:space="0" w:color="auto"/>
        <w:bottom w:val="none" w:sz="0" w:space="0" w:color="auto"/>
        <w:right w:val="none" w:sz="0" w:space="0" w:color="auto"/>
      </w:divBdr>
      <w:divsChild>
        <w:div w:id="915944226">
          <w:marLeft w:val="0"/>
          <w:marRight w:val="0"/>
          <w:marTop w:val="0"/>
          <w:marBottom w:val="0"/>
          <w:divBdr>
            <w:top w:val="none" w:sz="0" w:space="0" w:color="auto"/>
            <w:left w:val="none" w:sz="0" w:space="0" w:color="auto"/>
            <w:bottom w:val="none" w:sz="0" w:space="0" w:color="auto"/>
            <w:right w:val="none" w:sz="0" w:space="0" w:color="auto"/>
          </w:divBdr>
          <w:divsChild>
            <w:div w:id="1535070086">
              <w:marLeft w:val="0"/>
              <w:marRight w:val="0"/>
              <w:marTop w:val="0"/>
              <w:marBottom w:val="0"/>
              <w:divBdr>
                <w:top w:val="none" w:sz="0" w:space="0" w:color="auto"/>
                <w:left w:val="none" w:sz="0" w:space="0" w:color="auto"/>
                <w:bottom w:val="none" w:sz="0" w:space="0" w:color="auto"/>
                <w:right w:val="none" w:sz="0" w:space="0" w:color="auto"/>
              </w:divBdr>
              <w:divsChild>
                <w:div w:id="1667440234">
                  <w:marLeft w:val="0"/>
                  <w:marRight w:val="0"/>
                  <w:marTop w:val="0"/>
                  <w:marBottom w:val="0"/>
                  <w:divBdr>
                    <w:top w:val="none" w:sz="0" w:space="0" w:color="auto"/>
                    <w:left w:val="none" w:sz="0" w:space="0" w:color="auto"/>
                    <w:bottom w:val="none" w:sz="0" w:space="0" w:color="auto"/>
                    <w:right w:val="none" w:sz="0" w:space="0" w:color="auto"/>
                  </w:divBdr>
                  <w:divsChild>
                    <w:div w:id="1773276839">
                      <w:marLeft w:val="0"/>
                      <w:marRight w:val="0"/>
                      <w:marTop w:val="960"/>
                      <w:marBottom w:val="960"/>
                      <w:divBdr>
                        <w:top w:val="none" w:sz="0" w:space="0" w:color="auto"/>
                        <w:left w:val="none" w:sz="0" w:space="0" w:color="auto"/>
                        <w:bottom w:val="none" w:sz="0" w:space="0" w:color="auto"/>
                        <w:right w:val="single" w:sz="6" w:space="31" w:color="EEEEEE"/>
                      </w:divBdr>
                      <w:divsChild>
                        <w:div w:id="1383603659">
                          <w:marLeft w:val="0"/>
                          <w:marRight w:val="0"/>
                          <w:marTop w:val="0"/>
                          <w:marBottom w:val="0"/>
                          <w:divBdr>
                            <w:top w:val="none" w:sz="0" w:space="0" w:color="auto"/>
                            <w:left w:val="none" w:sz="0" w:space="0" w:color="auto"/>
                            <w:bottom w:val="none" w:sz="0" w:space="0" w:color="auto"/>
                            <w:right w:val="none" w:sz="0" w:space="0" w:color="auto"/>
                          </w:divBdr>
                          <w:divsChild>
                            <w:div w:id="1015231667">
                              <w:marLeft w:val="0"/>
                              <w:marRight w:val="0"/>
                              <w:marTop w:val="0"/>
                              <w:marBottom w:val="0"/>
                              <w:divBdr>
                                <w:top w:val="none" w:sz="0" w:space="0" w:color="auto"/>
                                <w:left w:val="none" w:sz="0" w:space="0" w:color="auto"/>
                                <w:bottom w:val="none" w:sz="0" w:space="0" w:color="auto"/>
                                <w:right w:val="none" w:sz="0" w:space="0" w:color="auto"/>
                              </w:divBdr>
                              <w:divsChild>
                                <w:div w:id="1647930380">
                                  <w:marLeft w:val="0"/>
                                  <w:marRight w:val="0"/>
                                  <w:marTop w:val="0"/>
                                  <w:marBottom w:val="0"/>
                                  <w:divBdr>
                                    <w:top w:val="none" w:sz="0" w:space="0" w:color="auto"/>
                                    <w:left w:val="none" w:sz="0" w:space="0" w:color="auto"/>
                                    <w:bottom w:val="none" w:sz="0" w:space="0" w:color="auto"/>
                                    <w:right w:val="none" w:sz="0" w:space="0" w:color="auto"/>
                                  </w:divBdr>
                                  <w:divsChild>
                                    <w:div w:id="4603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4872">
                          <w:marLeft w:val="0"/>
                          <w:marRight w:val="0"/>
                          <w:marTop w:val="0"/>
                          <w:marBottom w:val="0"/>
                          <w:divBdr>
                            <w:top w:val="none" w:sz="0" w:space="0" w:color="auto"/>
                            <w:left w:val="none" w:sz="0" w:space="0" w:color="auto"/>
                            <w:bottom w:val="none" w:sz="0" w:space="0" w:color="auto"/>
                            <w:right w:val="none" w:sz="0" w:space="0" w:color="auto"/>
                          </w:divBdr>
                          <w:divsChild>
                            <w:div w:id="2018146194">
                              <w:marLeft w:val="0"/>
                              <w:marRight w:val="0"/>
                              <w:marTop w:val="0"/>
                              <w:marBottom w:val="0"/>
                              <w:divBdr>
                                <w:top w:val="none" w:sz="0" w:space="0" w:color="auto"/>
                                <w:left w:val="none" w:sz="0" w:space="0" w:color="auto"/>
                                <w:bottom w:val="none" w:sz="0" w:space="0" w:color="auto"/>
                                <w:right w:val="none" w:sz="0" w:space="0" w:color="auto"/>
                              </w:divBdr>
                            </w:div>
                          </w:divsChild>
                        </w:div>
                        <w:div w:id="1929533168">
                          <w:marLeft w:val="0"/>
                          <w:marRight w:val="0"/>
                          <w:marTop w:val="480"/>
                          <w:marBottom w:val="0"/>
                          <w:divBdr>
                            <w:top w:val="single" w:sz="6" w:space="0" w:color="EEEEEE"/>
                            <w:left w:val="none" w:sz="0" w:space="0" w:color="auto"/>
                            <w:bottom w:val="none" w:sz="0" w:space="0" w:color="auto"/>
                            <w:right w:val="none" w:sz="0" w:space="0" w:color="auto"/>
                          </w:divBdr>
                          <w:divsChild>
                            <w:div w:id="1209030295">
                              <w:marLeft w:val="0"/>
                              <w:marRight w:val="0"/>
                              <w:marTop w:val="0"/>
                              <w:marBottom w:val="0"/>
                              <w:divBdr>
                                <w:top w:val="none" w:sz="0" w:space="0" w:color="auto"/>
                                <w:left w:val="none" w:sz="0" w:space="0" w:color="auto"/>
                                <w:bottom w:val="none" w:sz="0" w:space="0" w:color="auto"/>
                                <w:right w:val="none" w:sz="0" w:space="0" w:color="auto"/>
                              </w:divBdr>
                              <w:divsChild>
                                <w:div w:id="1107774982">
                                  <w:marLeft w:val="-300"/>
                                  <w:marRight w:val="-300"/>
                                  <w:marTop w:val="0"/>
                                  <w:marBottom w:val="360"/>
                                  <w:divBdr>
                                    <w:top w:val="none" w:sz="0" w:space="0" w:color="auto"/>
                                    <w:left w:val="none" w:sz="0" w:space="0" w:color="auto"/>
                                    <w:bottom w:val="none" w:sz="0" w:space="0" w:color="auto"/>
                                    <w:right w:val="none" w:sz="0" w:space="0" w:color="auto"/>
                                  </w:divBdr>
                                  <w:divsChild>
                                    <w:div w:id="1969388581">
                                      <w:marLeft w:val="0"/>
                                      <w:marRight w:val="0"/>
                                      <w:marTop w:val="0"/>
                                      <w:marBottom w:val="0"/>
                                      <w:divBdr>
                                        <w:top w:val="none" w:sz="0" w:space="0" w:color="auto"/>
                                        <w:left w:val="none" w:sz="0" w:space="0" w:color="auto"/>
                                        <w:bottom w:val="none" w:sz="0" w:space="0" w:color="auto"/>
                                        <w:right w:val="none" w:sz="0" w:space="0" w:color="auto"/>
                                      </w:divBdr>
                                    </w:div>
                                  </w:divsChild>
                                </w:div>
                                <w:div w:id="1837257065">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468205830">
                      <w:marLeft w:val="-15"/>
                      <w:marRight w:val="0"/>
                      <w:marTop w:val="960"/>
                      <w:marBottom w:val="600"/>
                      <w:divBdr>
                        <w:top w:val="none" w:sz="0" w:space="0" w:color="auto"/>
                        <w:left w:val="single" w:sz="6" w:space="31" w:color="EEEEEE"/>
                        <w:bottom w:val="none" w:sz="0" w:space="0" w:color="auto"/>
                        <w:right w:val="none" w:sz="0" w:space="0" w:color="auto"/>
                      </w:divBdr>
                      <w:divsChild>
                        <w:div w:id="1313022223">
                          <w:marLeft w:val="0"/>
                          <w:marRight w:val="0"/>
                          <w:marTop w:val="0"/>
                          <w:marBottom w:val="0"/>
                          <w:divBdr>
                            <w:top w:val="none" w:sz="0" w:space="0" w:color="auto"/>
                            <w:left w:val="none" w:sz="0" w:space="0" w:color="auto"/>
                            <w:bottom w:val="none" w:sz="0" w:space="0" w:color="auto"/>
                            <w:right w:val="none" w:sz="0" w:space="0" w:color="auto"/>
                          </w:divBdr>
                          <w:divsChild>
                            <w:div w:id="6141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06403">
              <w:marLeft w:val="0"/>
              <w:marRight w:val="0"/>
              <w:marTop w:val="0"/>
              <w:marBottom w:val="0"/>
              <w:divBdr>
                <w:top w:val="none" w:sz="0" w:space="0" w:color="auto"/>
                <w:left w:val="none" w:sz="0" w:space="0" w:color="auto"/>
                <w:bottom w:val="none" w:sz="0" w:space="0" w:color="auto"/>
                <w:right w:val="none" w:sz="0" w:space="0" w:color="auto"/>
              </w:divBdr>
              <w:divsChild>
                <w:div w:id="98108438">
                  <w:marLeft w:val="0"/>
                  <w:marRight w:val="0"/>
                  <w:marTop w:val="0"/>
                  <w:marBottom w:val="0"/>
                  <w:divBdr>
                    <w:top w:val="none" w:sz="0" w:space="0" w:color="auto"/>
                    <w:left w:val="none" w:sz="0" w:space="0" w:color="auto"/>
                    <w:bottom w:val="none" w:sz="0" w:space="0" w:color="auto"/>
                    <w:right w:val="none" w:sz="0" w:space="0" w:color="auto"/>
                  </w:divBdr>
                  <w:divsChild>
                    <w:div w:id="559637738">
                      <w:marLeft w:val="0"/>
                      <w:marRight w:val="0"/>
                      <w:marTop w:val="0"/>
                      <w:marBottom w:val="0"/>
                      <w:divBdr>
                        <w:top w:val="none" w:sz="0" w:space="0" w:color="auto"/>
                        <w:left w:val="none" w:sz="0" w:space="0" w:color="auto"/>
                        <w:bottom w:val="none" w:sz="0" w:space="0" w:color="auto"/>
                        <w:right w:val="none" w:sz="0" w:space="0" w:color="auto"/>
                      </w:divBdr>
                      <w:divsChild>
                        <w:div w:id="1201743295">
                          <w:marLeft w:val="0"/>
                          <w:marRight w:val="0"/>
                          <w:marTop w:val="0"/>
                          <w:marBottom w:val="0"/>
                          <w:divBdr>
                            <w:top w:val="none" w:sz="0" w:space="0" w:color="auto"/>
                            <w:left w:val="none" w:sz="0" w:space="0" w:color="auto"/>
                            <w:bottom w:val="none" w:sz="0" w:space="0" w:color="auto"/>
                            <w:right w:val="none" w:sz="0" w:space="0" w:color="auto"/>
                          </w:divBdr>
                          <w:divsChild>
                            <w:div w:id="2126999768">
                              <w:marLeft w:val="0"/>
                              <w:marRight w:val="0"/>
                              <w:marTop w:val="0"/>
                              <w:marBottom w:val="0"/>
                              <w:divBdr>
                                <w:top w:val="none" w:sz="0" w:space="0" w:color="auto"/>
                                <w:left w:val="none" w:sz="0" w:space="0" w:color="auto"/>
                                <w:bottom w:val="none" w:sz="0" w:space="0" w:color="auto"/>
                                <w:right w:val="none" w:sz="0" w:space="0" w:color="auto"/>
                              </w:divBdr>
                              <w:divsChild>
                                <w:div w:id="18959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051663">
          <w:marLeft w:val="0"/>
          <w:marRight w:val="0"/>
          <w:marTop w:val="0"/>
          <w:marBottom w:val="0"/>
          <w:divBdr>
            <w:top w:val="none" w:sz="0" w:space="0" w:color="auto"/>
            <w:left w:val="none" w:sz="0" w:space="0" w:color="auto"/>
            <w:bottom w:val="none" w:sz="0" w:space="0" w:color="auto"/>
            <w:right w:val="none" w:sz="0" w:space="0" w:color="auto"/>
          </w:divBdr>
          <w:divsChild>
            <w:div w:id="639649462">
              <w:marLeft w:val="0"/>
              <w:marRight w:val="0"/>
              <w:marTop w:val="0"/>
              <w:marBottom w:val="0"/>
              <w:divBdr>
                <w:top w:val="none" w:sz="0" w:space="0" w:color="auto"/>
                <w:left w:val="none" w:sz="0" w:space="0" w:color="auto"/>
                <w:bottom w:val="none" w:sz="0" w:space="0" w:color="auto"/>
                <w:right w:val="none" w:sz="0" w:space="0" w:color="auto"/>
              </w:divBdr>
              <w:divsChild>
                <w:div w:id="1839466361">
                  <w:marLeft w:val="0"/>
                  <w:marRight w:val="0"/>
                  <w:marTop w:val="0"/>
                  <w:marBottom w:val="0"/>
                  <w:divBdr>
                    <w:top w:val="none" w:sz="0" w:space="0" w:color="auto"/>
                    <w:left w:val="none" w:sz="0" w:space="0" w:color="auto"/>
                    <w:bottom w:val="none" w:sz="0" w:space="0" w:color="auto"/>
                    <w:right w:val="none" w:sz="0" w:space="0" w:color="auto"/>
                  </w:divBdr>
                  <w:divsChild>
                    <w:div w:id="89007169">
                      <w:marLeft w:val="0"/>
                      <w:marRight w:val="0"/>
                      <w:marTop w:val="0"/>
                      <w:marBottom w:val="0"/>
                      <w:divBdr>
                        <w:top w:val="none" w:sz="0" w:space="0" w:color="auto"/>
                        <w:left w:val="none" w:sz="0" w:space="0" w:color="auto"/>
                        <w:bottom w:val="none" w:sz="0" w:space="0" w:color="auto"/>
                        <w:right w:val="none" w:sz="0" w:space="0" w:color="auto"/>
                      </w:divBdr>
                      <w:divsChild>
                        <w:div w:id="430514572">
                          <w:marLeft w:val="0"/>
                          <w:marRight w:val="0"/>
                          <w:marTop w:val="0"/>
                          <w:marBottom w:val="0"/>
                          <w:divBdr>
                            <w:top w:val="none" w:sz="0" w:space="0" w:color="auto"/>
                            <w:left w:val="none" w:sz="0" w:space="0" w:color="auto"/>
                            <w:bottom w:val="none" w:sz="0" w:space="0" w:color="auto"/>
                            <w:right w:val="none" w:sz="0" w:space="0" w:color="auto"/>
                          </w:divBdr>
                          <w:divsChild>
                            <w:div w:id="612400334">
                              <w:marLeft w:val="0"/>
                              <w:marRight w:val="0"/>
                              <w:marTop w:val="0"/>
                              <w:marBottom w:val="0"/>
                              <w:divBdr>
                                <w:top w:val="none" w:sz="0" w:space="0" w:color="auto"/>
                                <w:left w:val="none" w:sz="0" w:space="0" w:color="auto"/>
                                <w:bottom w:val="none" w:sz="0" w:space="0" w:color="auto"/>
                                <w:right w:val="none" w:sz="0" w:space="0" w:color="auto"/>
                              </w:divBdr>
                              <w:divsChild>
                                <w:div w:id="411125512">
                                  <w:marLeft w:val="0"/>
                                  <w:marRight w:val="0"/>
                                  <w:marTop w:val="0"/>
                                  <w:marBottom w:val="0"/>
                                  <w:divBdr>
                                    <w:top w:val="none" w:sz="0" w:space="0" w:color="auto"/>
                                    <w:left w:val="none" w:sz="0" w:space="0" w:color="auto"/>
                                    <w:bottom w:val="none" w:sz="0" w:space="0" w:color="auto"/>
                                    <w:right w:val="none" w:sz="0" w:space="0" w:color="auto"/>
                                  </w:divBdr>
                                  <w:divsChild>
                                    <w:div w:id="6307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990634">
      <w:bodyDiv w:val="1"/>
      <w:marLeft w:val="0"/>
      <w:marRight w:val="0"/>
      <w:marTop w:val="0"/>
      <w:marBottom w:val="0"/>
      <w:divBdr>
        <w:top w:val="none" w:sz="0" w:space="0" w:color="auto"/>
        <w:left w:val="none" w:sz="0" w:space="0" w:color="auto"/>
        <w:bottom w:val="none" w:sz="0" w:space="0" w:color="auto"/>
        <w:right w:val="none" w:sz="0" w:space="0" w:color="auto"/>
      </w:divBdr>
    </w:div>
    <w:div w:id="322854602">
      <w:bodyDiv w:val="1"/>
      <w:marLeft w:val="0"/>
      <w:marRight w:val="0"/>
      <w:marTop w:val="0"/>
      <w:marBottom w:val="0"/>
      <w:divBdr>
        <w:top w:val="none" w:sz="0" w:space="0" w:color="auto"/>
        <w:left w:val="none" w:sz="0" w:space="0" w:color="auto"/>
        <w:bottom w:val="none" w:sz="0" w:space="0" w:color="auto"/>
        <w:right w:val="none" w:sz="0" w:space="0" w:color="auto"/>
      </w:divBdr>
    </w:div>
    <w:div w:id="324671080">
      <w:bodyDiv w:val="1"/>
      <w:marLeft w:val="0"/>
      <w:marRight w:val="0"/>
      <w:marTop w:val="0"/>
      <w:marBottom w:val="0"/>
      <w:divBdr>
        <w:top w:val="none" w:sz="0" w:space="0" w:color="auto"/>
        <w:left w:val="none" w:sz="0" w:space="0" w:color="auto"/>
        <w:bottom w:val="none" w:sz="0" w:space="0" w:color="auto"/>
        <w:right w:val="none" w:sz="0" w:space="0" w:color="auto"/>
      </w:divBdr>
    </w:div>
    <w:div w:id="386614384">
      <w:bodyDiv w:val="1"/>
      <w:marLeft w:val="0"/>
      <w:marRight w:val="0"/>
      <w:marTop w:val="0"/>
      <w:marBottom w:val="0"/>
      <w:divBdr>
        <w:top w:val="none" w:sz="0" w:space="0" w:color="auto"/>
        <w:left w:val="none" w:sz="0" w:space="0" w:color="auto"/>
        <w:bottom w:val="none" w:sz="0" w:space="0" w:color="auto"/>
        <w:right w:val="none" w:sz="0" w:space="0" w:color="auto"/>
      </w:divBdr>
    </w:div>
    <w:div w:id="626080578">
      <w:bodyDiv w:val="1"/>
      <w:marLeft w:val="0"/>
      <w:marRight w:val="0"/>
      <w:marTop w:val="0"/>
      <w:marBottom w:val="0"/>
      <w:divBdr>
        <w:top w:val="none" w:sz="0" w:space="0" w:color="auto"/>
        <w:left w:val="none" w:sz="0" w:space="0" w:color="auto"/>
        <w:bottom w:val="none" w:sz="0" w:space="0" w:color="auto"/>
        <w:right w:val="none" w:sz="0" w:space="0" w:color="auto"/>
      </w:divBdr>
    </w:div>
    <w:div w:id="763496114">
      <w:bodyDiv w:val="1"/>
      <w:marLeft w:val="0"/>
      <w:marRight w:val="0"/>
      <w:marTop w:val="0"/>
      <w:marBottom w:val="0"/>
      <w:divBdr>
        <w:top w:val="none" w:sz="0" w:space="0" w:color="auto"/>
        <w:left w:val="none" w:sz="0" w:space="0" w:color="auto"/>
        <w:bottom w:val="none" w:sz="0" w:space="0" w:color="auto"/>
        <w:right w:val="none" w:sz="0" w:space="0" w:color="auto"/>
      </w:divBdr>
    </w:div>
    <w:div w:id="769542546">
      <w:bodyDiv w:val="1"/>
      <w:marLeft w:val="0"/>
      <w:marRight w:val="0"/>
      <w:marTop w:val="0"/>
      <w:marBottom w:val="0"/>
      <w:divBdr>
        <w:top w:val="none" w:sz="0" w:space="0" w:color="auto"/>
        <w:left w:val="none" w:sz="0" w:space="0" w:color="auto"/>
        <w:bottom w:val="none" w:sz="0" w:space="0" w:color="auto"/>
        <w:right w:val="none" w:sz="0" w:space="0" w:color="auto"/>
      </w:divBdr>
    </w:div>
    <w:div w:id="930552447">
      <w:bodyDiv w:val="1"/>
      <w:marLeft w:val="0"/>
      <w:marRight w:val="0"/>
      <w:marTop w:val="0"/>
      <w:marBottom w:val="0"/>
      <w:divBdr>
        <w:top w:val="none" w:sz="0" w:space="0" w:color="auto"/>
        <w:left w:val="none" w:sz="0" w:space="0" w:color="auto"/>
        <w:bottom w:val="none" w:sz="0" w:space="0" w:color="auto"/>
        <w:right w:val="none" w:sz="0" w:space="0" w:color="auto"/>
      </w:divBdr>
    </w:div>
    <w:div w:id="1014188821">
      <w:bodyDiv w:val="1"/>
      <w:marLeft w:val="0"/>
      <w:marRight w:val="0"/>
      <w:marTop w:val="0"/>
      <w:marBottom w:val="0"/>
      <w:divBdr>
        <w:top w:val="none" w:sz="0" w:space="0" w:color="auto"/>
        <w:left w:val="none" w:sz="0" w:space="0" w:color="auto"/>
        <w:bottom w:val="none" w:sz="0" w:space="0" w:color="auto"/>
        <w:right w:val="none" w:sz="0" w:space="0" w:color="auto"/>
      </w:divBdr>
    </w:div>
    <w:div w:id="1146244065">
      <w:bodyDiv w:val="1"/>
      <w:marLeft w:val="0"/>
      <w:marRight w:val="0"/>
      <w:marTop w:val="0"/>
      <w:marBottom w:val="0"/>
      <w:divBdr>
        <w:top w:val="none" w:sz="0" w:space="0" w:color="auto"/>
        <w:left w:val="none" w:sz="0" w:space="0" w:color="auto"/>
        <w:bottom w:val="none" w:sz="0" w:space="0" w:color="auto"/>
        <w:right w:val="none" w:sz="0" w:space="0" w:color="auto"/>
      </w:divBdr>
    </w:div>
    <w:div w:id="1157963324">
      <w:bodyDiv w:val="1"/>
      <w:marLeft w:val="0"/>
      <w:marRight w:val="0"/>
      <w:marTop w:val="0"/>
      <w:marBottom w:val="0"/>
      <w:divBdr>
        <w:top w:val="none" w:sz="0" w:space="0" w:color="auto"/>
        <w:left w:val="none" w:sz="0" w:space="0" w:color="auto"/>
        <w:bottom w:val="none" w:sz="0" w:space="0" w:color="auto"/>
        <w:right w:val="none" w:sz="0" w:space="0" w:color="auto"/>
      </w:divBdr>
    </w:div>
    <w:div w:id="1279336346">
      <w:bodyDiv w:val="1"/>
      <w:marLeft w:val="0"/>
      <w:marRight w:val="0"/>
      <w:marTop w:val="0"/>
      <w:marBottom w:val="0"/>
      <w:divBdr>
        <w:top w:val="none" w:sz="0" w:space="0" w:color="auto"/>
        <w:left w:val="none" w:sz="0" w:space="0" w:color="auto"/>
        <w:bottom w:val="none" w:sz="0" w:space="0" w:color="auto"/>
        <w:right w:val="none" w:sz="0" w:space="0" w:color="auto"/>
      </w:divBdr>
    </w:div>
    <w:div w:id="1337228509">
      <w:bodyDiv w:val="1"/>
      <w:marLeft w:val="0"/>
      <w:marRight w:val="0"/>
      <w:marTop w:val="0"/>
      <w:marBottom w:val="0"/>
      <w:divBdr>
        <w:top w:val="none" w:sz="0" w:space="0" w:color="auto"/>
        <w:left w:val="none" w:sz="0" w:space="0" w:color="auto"/>
        <w:bottom w:val="none" w:sz="0" w:space="0" w:color="auto"/>
        <w:right w:val="none" w:sz="0" w:space="0" w:color="auto"/>
      </w:divBdr>
    </w:div>
    <w:div w:id="1387753308">
      <w:bodyDiv w:val="1"/>
      <w:marLeft w:val="0"/>
      <w:marRight w:val="0"/>
      <w:marTop w:val="0"/>
      <w:marBottom w:val="0"/>
      <w:divBdr>
        <w:top w:val="none" w:sz="0" w:space="0" w:color="auto"/>
        <w:left w:val="none" w:sz="0" w:space="0" w:color="auto"/>
        <w:bottom w:val="none" w:sz="0" w:space="0" w:color="auto"/>
        <w:right w:val="none" w:sz="0" w:space="0" w:color="auto"/>
      </w:divBdr>
    </w:div>
    <w:div w:id="1427768328">
      <w:bodyDiv w:val="1"/>
      <w:marLeft w:val="0"/>
      <w:marRight w:val="0"/>
      <w:marTop w:val="0"/>
      <w:marBottom w:val="0"/>
      <w:divBdr>
        <w:top w:val="none" w:sz="0" w:space="0" w:color="auto"/>
        <w:left w:val="none" w:sz="0" w:space="0" w:color="auto"/>
        <w:bottom w:val="none" w:sz="0" w:space="0" w:color="auto"/>
        <w:right w:val="none" w:sz="0" w:space="0" w:color="auto"/>
      </w:divBdr>
    </w:div>
    <w:div w:id="1461335718">
      <w:bodyDiv w:val="1"/>
      <w:marLeft w:val="0"/>
      <w:marRight w:val="0"/>
      <w:marTop w:val="0"/>
      <w:marBottom w:val="0"/>
      <w:divBdr>
        <w:top w:val="none" w:sz="0" w:space="0" w:color="auto"/>
        <w:left w:val="none" w:sz="0" w:space="0" w:color="auto"/>
        <w:bottom w:val="none" w:sz="0" w:space="0" w:color="auto"/>
        <w:right w:val="none" w:sz="0" w:space="0" w:color="auto"/>
      </w:divBdr>
    </w:div>
    <w:div w:id="1508908100">
      <w:bodyDiv w:val="1"/>
      <w:marLeft w:val="0"/>
      <w:marRight w:val="0"/>
      <w:marTop w:val="0"/>
      <w:marBottom w:val="0"/>
      <w:divBdr>
        <w:top w:val="none" w:sz="0" w:space="0" w:color="auto"/>
        <w:left w:val="none" w:sz="0" w:space="0" w:color="auto"/>
        <w:bottom w:val="none" w:sz="0" w:space="0" w:color="auto"/>
        <w:right w:val="none" w:sz="0" w:space="0" w:color="auto"/>
      </w:divBdr>
    </w:div>
    <w:div w:id="1592085984">
      <w:bodyDiv w:val="1"/>
      <w:marLeft w:val="0"/>
      <w:marRight w:val="0"/>
      <w:marTop w:val="0"/>
      <w:marBottom w:val="0"/>
      <w:divBdr>
        <w:top w:val="none" w:sz="0" w:space="0" w:color="auto"/>
        <w:left w:val="none" w:sz="0" w:space="0" w:color="auto"/>
        <w:bottom w:val="none" w:sz="0" w:space="0" w:color="auto"/>
        <w:right w:val="none" w:sz="0" w:space="0" w:color="auto"/>
      </w:divBdr>
    </w:div>
    <w:div w:id="1617561539">
      <w:bodyDiv w:val="1"/>
      <w:marLeft w:val="0"/>
      <w:marRight w:val="0"/>
      <w:marTop w:val="0"/>
      <w:marBottom w:val="0"/>
      <w:divBdr>
        <w:top w:val="none" w:sz="0" w:space="0" w:color="auto"/>
        <w:left w:val="none" w:sz="0" w:space="0" w:color="auto"/>
        <w:bottom w:val="none" w:sz="0" w:space="0" w:color="auto"/>
        <w:right w:val="none" w:sz="0" w:space="0" w:color="auto"/>
      </w:divBdr>
    </w:div>
    <w:div w:id="1875578796">
      <w:bodyDiv w:val="1"/>
      <w:marLeft w:val="0"/>
      <w:marRight w:val="0"/>
      <w:marTop w:val="0"/>
      <w:marBottom w:val="0"/>
      <w:divBdr>
        <w:top w:val="none" w:sz="0" w:space="0" w:color="auto"/>
        <w:left w:val="none" w:sz="0" w:space="0" w:color="auto"/>
        <w:bottom w:val="none" w:sz="0" w:space="0" w:color="auto"/>
        <w:right w:val="none" w:sz="0" w:space="0" w:color="auto"/>
      </w:divBdr>
    </w:div>
    <w:div w:id="2015374009">
      <w:bodyDiv w:val="1"/>
      <w:marLeft w:val="0"/>
      <w:marRight w:val="0"/>
      <w:marTop w:val="0"/>
      <w:marBottom w:val="0"/>
      <w:divBdr>
        <w:top w:val="none" w:sz="0" w:space="0" w:color="auto"/>
        <w:left w:val="none" w:sz="0" w:space="0" w:color="auto"/>
        <w:bottom w:val="none" w:sz="0" w:space="0" w:color="auto"/>
        <w:right w:val="none" w:sz="0" w:space="0" w:color="auto"/>
      </w:divBdr>
    </w:div>
    <w:div w:id="2023243091">
      <w:bodyDiv w:val="1"/>
      <w:marLeft w:val="0"/>
      <w:marRight w:val="0"/>
      <w:marTop w:val="0"/>
      <w:marBottom w:val="0"/>
      <w:divBdr>
        <w:top w:val="none" w:sz="0" w:space="0" w:color="auto"/>
        <w:left w:val="none" w:sz="0" w:space="0" w:color="auto"/>
        <w:bottom w:val="none" w:sz="0" w:space="0" w:color="auto"/>
        <w:right w:val="none" w:sz="0" w:space="0" w:color="auto"/>
      </w:divBdr>
    </w:div>
    <w:div w:id="20276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javatpoint.com/computer-network-rout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javatpoint.com/network-address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uru99.com/layers-of-osi-model.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computer-network-topologies" TargetMode="External"/><Relationship Id="rId28" Type="http://schemas.openxmlformats.org/officeDocument/2006/relationships/hyperlink" Target="https://www.geeksforgeeks.org/protocols-application-laye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computer-network-transmission-modes"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Pages>
  <Words>4176</Words>
  <Characters>23807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satvik1608@gmail.com</cp:lastModifiedBy>
  <cp:revision>10</cp:revision>
  <dcterms:created xsi:type="dcterms:W3CDTF">2022-07-20T10:29:00Z</dcterms:created>
  <dcterms:modified xsi:type="dcterms:W3CDTF">2022-12-08T04:28:00Z</dcterms:modified>
</cp:coreProperties>
</file>